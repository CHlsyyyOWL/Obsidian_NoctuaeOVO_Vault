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67B9F" w14:textId="77777777" w:rsidR="00B02C53" w:rsidRDefault="00C9425C" w:rsidP="00C9425C">
      <w:pPr>
        <w:pStyle w:val="a7"/>
      </w:pPr>
      <w:r>
        <w:rPr>
          <w:rFonts w:hint="eastAsia"/>
        </w:rPr>
        <w:t>伦敦的娱乐</w:t>
      </w:r>
    </w:p>
    <w:p w14:paraId="35413890" w14:textId="77777777" w:rsidR="00514121" w:rsidRPr="00514121" w:rsidRDefault="00514121" w:rsidP="00514121">
      <w:pPr>
        <w:ind w:firstLineChars="200" w:firstLine="420"/>
      </w:pPr>
      <w:r w:rsidRPr="00514121">
        <w:rPr>
          <w:rFonts w:hint="eastAsia"/>
        </w:rPr>
        <w:t>从伦敦西南部的</w:t>
      </w:r>
      <w:r>
        <w:rPr>
          <w:rFonts w:hint="eastAsia"/>
        </w:rPr>
        <w:t>高级赛艇或马球俱乐部，到伦敦东区码头和工厂中成长起来的足球队，伦敦人无比热爱体育运动。</w:t>
      </w:r>
      <w:r w:rsidRPr="00514121">
        <w:rPr>
          <w:rFonts w:hint="eastAsia"/>
          <w:color w:val="FF0000"/>
        </w:rPr>
        <w:t>在萦绕着浓雾的忙碌城市中，珍贵的园林绿地是度过周六、为你支持的队伍加油的绝佳场所。</w:t>
      </w:r>
      <w:r w:rsidRPr="00514121">
        <w:rPr>
          <w:rFonts w:hint="eastAsia"/>
        </w:rPr>
        <w:t>这一节</w:t>
      </w:r>
      <w:r>
        <w:rPr>
          <w:rFonts w:hint="eastAsia"/>
        </w:rPr>
        <w:t>将</w:t>
      </w:r>
      <w:r w:rsidRPr="00514121">
        <w:rPr>
          <w:rFonts w:hint="eastAsia"/>
        </w:rPr>
        <w:t>介绍伦敦最重要的体育活动。</w:t>
      </w:r>
    </w:p>
    <w:p w14:paraId="2223AFD3" w14:textId="77777777" w:rsidR="00C9425C" w:rsidRDefault="00C9425C" w:rsidP="00C9425C">
      <w:pPr>
        <w:pStyle w:val="1"/>
      </w:pPr>
      <w:r>
        <w:rPr>
          <w:rFonts w:hint="eastAsia"/>
        </w:rPr>
        <w:t>运动</w:t>
      </w:r>
    </w:p>
    <w:p w14:paraId="4E1CFE61" w14:textId="77777777" w:rsidR="00C9425C" w:rsidRDefault="00C9425C" w:rsidP="00C9425C">
      <w:pPr>
        <w:pStyle w:val="2"/>
      </w:pPr>
      <w:r>
        <w:rPr>
          <w:rFonts w:hint="eastAsia"/>
        </w:rPr>
        <w:t>板球</w:t>
      </w:r>
    </w:p>
    <w:p w14:paraId="4957A914" w14:textId="26F6A727" w:rsidR="00514121" w:rsidRDefault="00514121" w:rsidP="00514121">
      <w:pPr>
        <w:ind w:firstLineChars="200" w:firstLine="420"/>
      </w:pPr>
      <w:r>
        <w:rPr>
          <w:rFonts w:hint="eastAsia"/>
        </w:rPr>
        <w:t>伦敦的板球有着悠久的历史，这项运动的正式规则是</w:t>
      </w:r>
      <w:r w:rsidRPr="00514121">
        <w:rPr>
          <w:rFonts w:hint="eastAsia"/>
        </w:rPr>
        <w:t>伦敦板球俱乐部</w:t>
      </w:r>
      <w:r>
        <w:t>(London Cricket Club</w:t>
      </w:r>
      <w:r w:rsidRPr="00514121">
        <w:t>)</w:t>
      </w:r>
      <w:r w:rsidRPr="00514121">
        <w:rPr>
          <w:rFonts w:hint="eastAsia"/>
        </w:rPr>
        <w:t xml:space="preserve"> </w:t>
      </w:r>
      <w:r>
        <w:rPr>
          <w:rFonts w:hint="eastAsia"/>
        </w:rPr>
        <w:t>在18世纪制定的。到了1920年代，</w:t>
      </w:r>
      <w:r w:rsidR="001F7459">
        <w:rPr>
          <w:rFonts w:hint="eastAsia"/>
        </w:rPr>
        <w:t>伦敦板球俱乐部更名为</w:t>
      </w:r>
      <w:r w:rsidR="001F7459" w:rsidRPr="001F7459">
        <w:rPr>
          <w:rFonts w:hint="eastAsia"/>
        </w:rPr>
        <w:t>玛丽勒本板球俱乐部</w:t>
      </w:r>
      <w:r w:rsidR="001F7459" w:rsidRPr="001F7459">
        <w:t>(Marylebone Cricket Club, MCC)</w:t>
      </w:r>
      <w:r w:rsidR="001F7459">
        <w:rPr>
          <w:rFonts w:hint="eastAsia"/>
        </w:rPr>
        <w:t>，其位于</w:t>
      </w:r>
      <w:commentRangeStart w:id="1"/>
      <w:ins w:id="2" w:author="Liu, Jiatong" w:date="2023-09-17T16:05:00Z">
        <w:r w:rsidR="00853B20">
          <w:rPr>
            <w:rFonts w:hint="eastAsia"/>
          </w:rPr>
          <w:t>圣约翰伍德区的罗德板球场（St</w:t>
        </w:r>
        <w:r w:rsidR="00853B20">
          <w:t xml:space="preserve"> </w:t>
        </w:r>
        <w:r w:rsidR="00853B20">
          <w:rPr>
            <w:rFonts w:hint="eastAsia"/>
          </w:rPr>
          <w:t>Johns</w:t>
        </w:r>
        <w:r w:rsidR="00853B20">
          <w:t xml:space="preserve"> Woods ground of Lo</w:t>
        </w:r>
      </w:ins>
      <w:ins w:id="3" w:author="Liu, Jiatong" w:date="2023-09-17T16:06:00Z">
        <w:r w:rsidR="00853B20">
          <w:t>rd’s）</w:t>
        </w:r>
      </w:ins>
      <w:commentRangeEnd w:id="1"/>
      <w:ins w:id="4" w:author="Liu, Jiatong" w:date="2023-09-17T16:13:00Z">
        <w:r w:rsidR="00E90C11">
          <w:rPr>
            <w:rStyle w:val="ad"/>
          </w:rPr>
          <w:commentReference w:id="1"/>
        </w:r>
      </w:ins>
      <w:del w:id="5" w:author="Liu, Jiatong" w:date="2023-09-17T16:05:00Z">
        <w:r w:rsidR="001F7459" w:rsidRPr="001F7459" w:rsidDel="00853B20">
          <w:rPr>
            <w:rFonts w:hint="eastAsia"/>
          </w:rPr>
          <w:delText>圣约翰伍德</w:delText>
        </w:r>
        <w:r w:rsidR="001F7459" w:rsidRPr="001F7459" w:rsidDel="00853B20">
          <w:delText>Saint John's Wood</w:delText>
        </w:r>
        <w:r w:rsidR="0003079E" w:rsidDel="00853B20">
          <w:rPr>
            <w:rFonts w:hint="eastAsia"/>
          </w:rPr>
          <w:delText>罗德</w:delText>
        </w:r>
        <w:r w:rsidR="001F7459" w:rsidRPr="001F7459" w:rsidDel="00853B20">
          <w:rPr>
            <w:rFonts w:hint="eastAsia"/>
          </w:rPr>
          <w:delText>板球场</w:delText>
        </w:r>
        <w:r w:rsidR="001F7459" w:rsidRPr="001F7459" w:rsidDel="00853B20">
          <w:delText>Lord's</w:delText>
        </w:r>
        <w:r w:rsidR="001F7459" w:rsidDel="00853B20">
          <w:rPr>
            <w:rFonts w:hint="eastAsia"/>
          </w:rPr>
          <w:delText>，</w:delText>
        </w:r>
      </w:del>
      <w:r w:rsidR="001F7459">
        <w:rPr>
          <w:rFonts w:hint="eastAsia"/>
        </w:rPr>
        <w:t>是所有板球运动的</w:t>
      </w:r>
      <w:r w:rsidR="001F7459" w:rsidRPr="001F7459">
        <w:rPr>
          <w:rFonts w:hint="eastAsia"/>
        </w:rPr>
        <w:t>精神家园</w:t>
      </w:r>
      <w:r w:rsidR="001F7459">
        <w:rPr>
          <w:rFonts w:hint="eastAsia"/>
        </w:rPr>
        <w:t>。</w:t>
      </w:r>
    </w:p>
    <w:p w14:paraId="42FE35F0" w14:textId="50B1A4A5" w:rsidR="001F7459" w:rsidRDefault="001F7459" w:rsidP="00514121">
      <w:pPr>
        <w:ind w:firstLineChars="200" w:firstLine="420"/>
      </w:pPr>
      <w:r>
        <w:rPr>
          <w:rFonts w:hint="eastAsia"/>
        </w:rPr>
        <w:t>位于</w:t>
      </w:r>
      <w:r w:rsidRPr="001F7459">
        <w:rPr>
          <w:rFonts w:hint="eastAsia"/>
        </w:rPr>
        <w:t>肯宁顿</w:t>
      </w:r>
      <w:r>
        <w:rPr>
          <w:rFonts w:hint="eastAsia"/>
        </w:rPr>
        <w:t>的椭圆</w:t>
      </w:r>
      <w:r>
        <w:t>体育场(The Oval)</w:t>
      </w:r>
      <w:r>
        <w:rPr>
          <w:rFonts w:hint="eastAsia"/>
        </w:rPr>
        <w:t>同样非常重要，1868年英国第一场和澳大利亚竞争的国际板球比赛就是在这里举办的。</w:t>
      </w:r>
      <w:ins w:id="6" w:author="Liu, Jiatong" w:date="2023-09-17T16:07:00Z">
        <w:r w:rsidR="00853B20">
          <w:rPr>
            <w:rFonts w:hint="eastAsia"/>
          </w:rPr>
          <w:t xml:space="preserve"> </w:t>
        </w:r>
      </w:ins>
      <w:del w:id="7" w:author="Liu, Jiatong" w:date="2023-09-17T16:07:00Z">
        <w:r w:rsidR="00E0787A" w:rsidDel="00853B20">
          <w:rPr>
            <w:rFonts w:hint="eastAsia"/>
          </w:rPr>
          <w:delText>椭圆体育场以“英国板球之死”闻名，</w:delText>
        </w:r>
      </w:del>
      <w:r w:rsidR="00E0787A">
        <w:rPr>
          <w:rFonts w:hint="eastAsia"/>
        </w:rPr>
        <w:t>在1882年英国输给了澳大利亚之后，《</w:t>
      </w:r>
      <w:r w:rsidR="00E0787A" w:rsidRPr="00E0787A">
        <w:t>Sporting Times</w:t>
      </w:r>
      <w:r w:rsidR="00E0787A">
        <w:rPr>
          <w:rFonts w:hint="eastAsia"/>
        </w:rPr>
        <w:t>》</w:t>
      </w:r>
      <w:ins w:id="8" w:author="Liu, Jiatong" w:date="2023-09-17T16:07:00Z">
        <w:r w:rsidR="00853B20">
          <w:rPr>
            <w:rFonts w:hint="eastAsia"/>
          </w:rPr>
          <w:t>报道这场赛事为“</w:t>
        </w:r>
      </w:ins>
      <w:commentRangeStart w:id="9"/>
      <w:ins w:id="10" w:author="Liu, Jiatong" w:date="2023-09-17T16:09:00Z">
        <w:r w:rsidR="00E90C11">
          <w:rPr>
            <w:rFonts w:hint="eastAsia"/>
          </w:rPr>
          <w:t>英格兰</w:t>
        </w:r>
      </w:ins>
      <w:commentRangeEnd w:id="9"/>
      <w:ins w:id="11" w:author="Liu, Jiatong" w:date="2023-09-17T16:16:00Z">
        <w:r w:rsidR="00E90C11">
          <w:rPr>
            <w:rStyle w:val="ad"/>
          </w:rPr>
          <w:commentReference w:id="9"/>
        </w:r>
      </w:ins>
      <w:commentRangeStart w:id="12"/>
      <w:ins w:id="13" w:author="Liu, Jiatong" w:date="2023-09-17T16:07:00Z">
        <w:r w:rsidR="00853B20">
          <w:rPr>
            <w:rFonts w:hint="eastAsia"/>
          </w:rPr>
          <w:t>板球之死</w:t>
        </w:r>
      </w:ins>
      <w:commentRangeEnd w:id="12"/>
      <w:ins w:id="14" w:author="Liu, Jiatong" w:date="2023-09-19T08:47:00Z">
        <w:r w:rsidR="00B72E9A">
          <w:rPr>
            <w:rStyle w:val="ad"/>
          </w:rPr>
          <w:commentReference w:id="12"/>
        </w:r>
      </w:ins>
      <w:ins w:id="15" w:author="Liu, Jiatong" w:date="2023-09-17T16:07:00Z">
        <w:r w:rsidR="00853B20">
          <w:rPr>
            <w:rFonts w:hint="eastAsia"/>
          </w:rPr>
          <w:t>”，椭圆体育场以此闻名</w:t>
        </w:r>
      </w:ins>
      <w:del w:id="16" w:author="Liu, Jiatong" w:date="2023-09-17T16:07:00Z">
        <w:r w:rsidR="00E0787A" w:rsidDel="00853B20">
          <w:rPr>
            <w:rFonts w:hint="eastAsia"/>
          </w:rPr>
          <w:delText>造出了这个短语</w:delText>
        </w:r>
      </w:del>
      <w:r w:rsidR="00E0787A">
        <w:rPr>
          <w:rFonts w:hint="eastAsia"/>
        </w:rPr>
        <w:t>。为了强调这一点，人们烧掉了三柱门的横木，并将剩下的灰烬放到了一个小</w:t>
      </w:r>
      <w:r w:rsidR="00E0787A" w:rsidRPr="00E0787A">
        <w:rPr>
          <w:rFonts w:hint="eastAsia"/>
        </w:rPr>
        <w:t>瓮</w:t>
      </w:r>
      <w:r w:rsidR="00E0787A">
        <w:rPr>
          <w:rFonts w:hint="eastAsia"/>
        </w:rPr>
        <w:t>里。“灰烬杯”是英格兰和澳大利亚之间每2~3年就会举行一次的比赛。</w:t>
      </w:r>
      <w:commentRangeStart w:id="17"/>
      <w:ins w:id="18" w:author="Liu, Jiatong" w:date="2023-09-17T16:15:00Z">
        <w:r w:rsidR="00E90C11">
          <w:rPr>
            <w:rFonts w:hint="eastAsia"/>
          </w:rPr>
          <w:t>这可以称得上是那个时代最高级别的板球锦标赛，也是体育爱好者们心中的重大赛事之一。</w:t>
        </w:r>
      </w:ins>
      <w:commentRangeEnd w:id="17"/>
      <w:ins w:id="19" w:author="Liu, Jiatong" w:date="2023-09-17T16:17:00Z">
        <w:r w:rsidR="00E90C11">
          <w:rPr>
            <w:rStyle w:val="ad"/>
          </w:rPr>
          <w:commentReference w:id="17"/>
        </w:r>
      </w:ins>
      <w:del w:id="20" w:author="Liu, Jiatong" w:date="2023-09-17T16:15:00Z">
        <w:r w:rsidR="00E0787A" w:rsidRPr="00E0787A" w:rsidDel="00E90C11">
          <w:rPr>
            <w:rFonts w:hint="eastAsia"/>
          </w:rPr>
          <w:delText>这也许是最</w:delText>
        </w:r>
        <w:r w:rsidR="00232B21" w:rsidDel="00E90C11">
          <w:rPr>
            <w:rFonts w:hint="eastAsia"/>
          </w:rPr>
          <w:delText>高级别</w:delText>
        </w:r>
        <w:r w:rsidR="00E0787A" w:rsidRPr="00E0787A" w:rsidDel="00E90C11">
          <w:rPr>
            <w:rFonts w:hint="eastAsia"/>
          </w:rPr>
          <w:delText>的板球锦标赛，对热爱运动的人来说是一件大事。</w:delText>
        </w:r>
      </w:del>
    </w:p>
    <w:p w14:paraId="2D681194" w14:textId="6B6DED15" w:rsidR="00260380" w:rsidRDefault="00260380" w:rsidP="00514121">
      <w:pPr>
        <w:ind w:firstLineChars="200" w:firstLine="420"/>
      </w:pPr>
      <w:r>
        <w:rPr>
          <w:rFonts w:hint="eastAsia"/>
        </w:rPr>
        <w:t>国家级比赛之下是郡级比赛：米德尔塞克斯郡、萨里郡、肯特郡</w:t>
      </w:r>
      <w:r w:rsidRPr="00260380">
        <w:rPr>
          <w:rFonts w:hint="eastAsia"/>
        </w:rPr>
        <w:t>和埃塞克斯郡</w:t>
      </w:r>
      <w:r>
        <w:rPr>
          <w:rFonts w:hint="eastAsia"/>
        </w:rPr>
        <w:t>都有非常有竞争力的板球队。板球对于所有阶层来说都是一种常见的消遣方式，夏季周日的下午，人们往往会带上球拍和球前往村庄的草地或者公园</w:t>
      </w:r>
      <w:ins w:id="21" w:author="Liu, Jiatong" w:date="2023-09-17T16:17:00Z">
        <w:r w:rsidR="00E90C11">
          <w:rPr>
            <w:rFonts w:hint="eastAsia"/>
          </w:rPr>
          <w:t>畅玩</w:t>
        </w:r>
      </w:ins>
      <w:r>
        <w:rPr>
          <w:rFonts w:hint="eastAsia"/>
        </w:rPr>
        <w:t>。在英国的众多运动中，这项运动</w:t>
      </w:r>
      <w:ins w:id="22" w:author="Liu, Jiatong" w:date="2023-09-17T16:17:00Z">
        <w:r w:rsidR="00E90C11">
          <w:rPr>
            <w:rFonts w:hint="eastAsia"/>
          </w:rPr>
          <w:t>是最受上层人群的喜爱与支持</w:t>
        </w:r>
      </w:ins>
      <w:ins w:id="23" w:author="Liu, Jiatong" w:date="2023-09-17T16:18:00Z">
        <w:r w:rsidR="00E90C11">
          <w:rPr>
            <w:rFonts w:hint="eastAsia"/>
          </w:rPr>
          <w:t>的。</w:t>
        </w:r>
      </w:ins>
      <w:del w:id="24" w:author="Liu, Jiatong" w:date="2023-09-17T16:17:00Z">
        <w:r w:rsidDel="00E90C11">
          <w:rPr>
            <w:rFonts w:hint="eastAsia"/>
          </w:rPr>
          <w:delText>在社会中的富裕人群中得到了最广泛的支持。</w:delText>
        </w:r>
      </w:del>
    </w:p>
    <w:tbl>
      <w:tblPr>
        <w:tblStyle w:val="aa"/>
        <w:tblW w:w="0" w:type="auto"/>
        <w:tblLook w:val="04A0" w:firstRow="1" w:lastRow="0" w:firstColumn="1" w:lastColumn="0" w:noHBand="0" w:noVBand="1"/>
      </w:tblPr>
      <w:tblGrid>
        <w:gridCol w:w="8296"/>
      </w:tblGrid>
      <w:tr w:rsidR="001D5CB9" w14:paraId="0F633EAD" w14:textId="77777777" w:rsidTr="001D5CB9">
        <w:tc>
          <w:tcPr>
            <w:tcW w:w="8296" w:type="dxa"/>
          </w:tcPr>
          <w:p w14:paraId="0C7728FF" w14:textId="77777777" w:rsidR="00C02721" w:rsidRDefault="00C02721" w:rsidP="00217881">
            <w:pPr>
              <w:pStyle w:val="1"/>
            </w:pPr>
            <w:r>
              <w:rPr>
                <w:rFonts w:hint="eastAsia"/>
              </w:rPr>
              <w:lastRenderedPageBreak/>
              <w:t>比赛队伍</w:t>
            </w:r>
          </w:p>
          <w:p w14:paraId="526C6406" w14:textId="77777777" w:rsidR="001D5CB9" w:rsidRDefault="00C02721" w:rsidP="00C02721">
            <w:pPr>
              <w:ind w:firstLineChars="200" w:firstLine="420"/>
            </w:pPr>
            <w:r>
              <w:rPr>
                <w:rFonts w:hint="eastAsia"/>
              </w:rPr>
              <w:t>19世纪，澳大利亚是第一支在英国本土和英格兰进行板球比赛的外国队伍。随后，是</w:t>
            </w:r>
            <w:r w:rsidRPr="00C02721">
              <w:t>1907年的南非，1928年的西印度群岛和1931年的新西兰。</w:t>
            </w:r>
            <w:r>
              <w:rPr>
                <w:rFonts w:hint="eastAsia"/>
              </w:rPr>
              <w:t>国际比赛</w:t>
            </w:r>
            <w:r w:rsidR="00217881">
              <w:rPr>
                <w:rFonts w:hint="eastAsia"/>
              </w:rPr>
              <w:t>的场景都非常壮观</w:t>
            </w:r>
            <w:r>
              <w:rPr>
                <w:rFonts w:hint="eastAsia"/>
              </w:rPr>
              <w:t>，能容纳</w:t>
            </w:r>
            <w:r w:rsidR="00217881">
              <w:rPr>
                <w:rFonts w:hint="eastAsia"/>
              </w:rPr>
              <w:t>20，000人的椭圆体育场在比赛期间往往会座无虚席。</w:t>
            </w:r>
          </w:p>
          <w:p w14:paraId="23462C86" w14:textId="77777777" w:rsidR="00217881" w:rsidRDefault="00217881" w:rsidP="00542ACD">
            <w:pPr>
              <w:pStyle w:val="a3"/>
            </w:pPr>
            <w:r>
              <w:rPr>
                <w:rFonts w:hint="eastAsia"/>
              </w:rPr>
              <w:t>灰烬杯</w:t>
            </w:r>
          </w:p>
          <w:p w14:paraId="5626CB33" w14:textId="77777777" w:rsidR="00217881" w:rsidRDefault="00217881" w:rsidP="00217881">
            <w:pPr>
              <w:pStyle w:val="a5"/>
            </w:pPr>
            <w:r>
              <w:rPr>
                <w:rFonts w:hint="eastAsia"/>
              </w:rPr>
              <w:t>“</w:t>
            </w:r>
            <w:r>
              <w:t xml:space="preserve">I have always </w:t>
            </w:r>
            <w:proofErr w:type="spellStart"/>
            <w:r>
              <w:t>endeavoured</w:t>
            </w:r>
            <w:proofErr w:type="spellEnd"/>
            <w:r>
              <w:t xml:space="preserve"> to do my best for the side, and the few centuries that have come my way have been achieved in the hope of winning matches. My one idea when going into bat was to make runs for Australia.” </w:t>
            </w:r>
          </w:p>
          <w:p w14:paraId="294E380C" w14:textId="77777777" w:rsidR="00217881" w:rsidRDefault="00217881" w:rsidP="00217881">
            <w:pPr>
              <w:pStyle w:val="a5"/>
              <w:ind w:firstLineChars="1750" w:firstLine="3675"/>
            </w:pPr>
            <w:r>
              <w:rPr>
                <w:rFonts w:hint="eastAsia"/>
              </w:rPr>
              <w:t>–</w:t>
            </w:r>
            <w:r>
              <w:t xml:space="preserve"> Don Bradman, 1930</w:t>
            </w:r>
          </w:p>
          <w:p w14:paraId="38C8FA01" w14:textId="77777777" w:rsidR="00217881" w:rsidRDefault="00217881" w:rsidP="00217881">
            <w:pPr>
              <w:pStyle w:val="a5"/>
            </w:pPr>
            <w:r>
              <w:t>“</w:t>
            </w:r>
            <w:r>
              <w:rPr>
                <w:rFonts w:hint="eastAsia"/>
              </w:rPr>
              <w:t>我一直为我的队伍拼尽全力。几个世纪以来我们一直盼望着赢得比赛，现在终于成功了。我击球时唯一的想法就是要为澳大利亚得分。</w:t>
            </w:r>
            <w:r>
              <w:t>”</w:t>
            </w:r>
          </w:p>
          <w:p w14:paraId="112BC372" w14:textId="77777777" w:rsidR="00217881" w:rsidRDefault="00217881" w:rsidP="00217881">
            <w:pPr>
              <w:pStyle w:val="a5"/>
              <w:ind w:firstLineChars="1200" w:firstLine="2520"/>
            </w:pPr>
            <w:r>
              <w:rPr>
                <w:rFonts w:hint="eastAsia"/>
              </w:rPr>
              <w:t>——“唐”</w:t>
            </w:r>
            <w:r w:rsidRPr="00217881">
              <w:rPr>
                <w:rFonts w:hint="eastAsia"/>
              </w:rPr>
              <w:t>布雷德曼</w:t>
            </w:r>
            <w:r w:rsidRPr="00217881">
              <w:t>Don Bradman</w:t>
            </w:r>
            <w:r>
              <w:rPr>
                <w:rFonts w:hint="eastAsia"/>
              </w:rPr>
              <w:t>，1930</w:t>
            </w:r>
          </w:p>
          <w:p w14:paraId="56F5A00A" w14:textId="076051D5" w:rsidR="00217881" w:rsidRDefault="00B342BD" w:rsidP="00140E3B">
            <w:pPr>
              <w:ind w:firstLineChars="200" w:firstLine="420"/>
            </w:pPr>
            <w:r>
              <w:rPr>
                <w:rFonts w:hint="eastAsia"/>
              </w:rPr>
              <w:t>整整十年，澳大利亚</w:t>
            </w:r>
            <w:r w:rsidR="00140E3B">
              <w:rPr>
                <w:rFonts w:hint="eastAsia"/>
              </w:rPr>
              <w:t>队</w:t>
            </w:r>
            <w:r>
              <w:rPr>
                <w:rFonts w:hint="eastAsia"/>
              </w:rPr>
              <w:t>都是世界板球</w:t>
            </w:r>
            <w:r w:rsidR="00140E3B">
              <w:rPr>
                <w:rFonts w:hint="eastAsia"/>
              </w:rPr>
              <w:t>运动的主</w:t>
            </w:r>
            <w:ins w:id="25" w:author="Liu, Jiatong" w:date="2023-09-17T16:18:00Z">
              <w:r w:rsidR="00E90C11">
                <w:rPr>
                  <w:rFonts w:hint="eastAsia"/>
                </w:rPr>
                <w:t>要</w:t>
              </w:r>
            </w:ins>
            <w:del w:id="26" w:author="Liu, Jiatong" w:date="2023-09-17T16:18:00Z">
              <w:r w:rsidR="00140E3B" w:rsidDel="00E90C11">
                <w:rPr>
                  <w:rFonts w:hint="eastAsia"/>
                </w:rPr>
                <w:delText>导</w:delText>
              </w:r>
            </w:del>
            <w:r w:rsidR="00140E3B">
              <w:rPr>
                <w:rFonts w:hint="eastAsia"/>
              </w:rPr>
              <w:t>力量，用队伍中两个高速投手（杰克·格里高利</w:t>
            </w:r>
            <w:r w:rsidR="00140E3B">
              <w:t xml:space="preserve">Jack Gregory </w:t>
            </w:r>
            <w:r w:rsidR="00140E3B">
              <w:rPr>
                <w:rFonts w:hint="eastAsia"/>
              </w:rPr>
              <w:t>和泰德·麦克唐纳德</w:t>
            </w:r>
            <w:r w:rsidR="00140E3B" w:rsidRPr="00140E3B">
              <w:t>Ted McDonald</w:t>
            </w:r>
            <w:r w:rsidR="00140E3B">
              <w:rPr>
                <w:rFonts w:hint="eastAsia"/>
              </w:rPr>
              <w:t>）击垮、碾压对手。</w:t>
            </w:r>
            <w:r w:rsidR="00140E3B" w:rsidRPr="00140E3B">
              <w:rPr>
                <w:rFonts w:hint="eastAsia"/>
              </w:rPr>
              <w:t>在</w:t>
            </w:r>
            <w:r w:rsidR="00140E3B" w:rsidRPr="00140E3B">
              <w:t>1920年到1925年间，英格兰只赢得了一场对澳大利亚的比赛，最终在1926年</w:t>
            </w:r>
            <w:r w:rsidR="00140E3B">
              <w:rPr>
                <w:rFonts w:hint="eastAsia"/>
              </w:rPr>
              <w:t>才获得了灰烬杯的</w:t>
            </w:r>
            <w:r w:rsidR="00140E3B" w:rsidRPr="00140E3B">
              <w:t>冠军。</w:t>
            </w:r>
          </w:p>
          <w:p w14:paraId="28097F3E" w14:textId="5EAF7C72" w:rsidR="00140E3B" w:rsidRPr="00217881" w:rsidRDefault="00140E3B" w:rsidP="00140E3B">
            <w:pPr>
              <w:ind w:firstLineChars="200" w:firstLine="420"/>
            </w:pPr>
            <w:r>
              <w:rPr>
                <w:rFonts w:hint="eastAsia"/>
              </w:rPr>
              <w:t>在1920年代末期，</w:t>
            </w:r>
            <w:commentRangeStart w:id="27"/>
            <w:ins w:id="28" w:author="Liu, Jiatong" w:date="2023-09-17T16:19:00Z">
              <w:r w:rsidR="00E369F6">
                <w:rPr>
                  <w:rFonts w:hint="eastAsia"/>
                </w:rPr>
                <w:t>英澳之间岌岌可危的平衡终于被打破</w:t>
              </w:r>
            </w:ins>
            <w:commentRangeEnd w:id="27"/>
            <w:ins w:id="29" w:author="Liu, Jiatong" w:date="2023-09-17T16:24:00Z">
              <w:r w:rsidR="00E369F6">
                <w:rPr>
                  <w:rStyle w:val="ad"/>
                </w:rPr>
                <w:commentReference w:id="27"/>
              </w:r>
            </w:ins>
            <w:ins w:id="30" w:author="Liu, Jiatong" w:date="2023-09-17T16:19:00Z">
              <w:r w:rsidR="00E369F6">
                <w:rPr>
                  <w:rFonts w:hint="eastAsia"/>
                </w:rPr>
                <w:t>——</w:t>
              </w:r>
            </w:ins>
            <w:r>
              <w:rPr>
                <w:rFonts w:hint="eastAsia"/>
              </w:rPr>
              <w:t>唐纳德·布雷德曼加入了澳大利亚队，</w:t>
            </w:r>
            <w:r w:rsidR="00CA6D1C">
              <w:rPr>
                <w:rFonts w:hint="eastAsia"/>
              </w:rPr>
              <w:t>他在1930年的灰烬杯上创造了一个至今无人超越的世界纪录，彻底摧毁了曾经势不可挡的英格兰队。</w:t>
            </w:r>
          </w:p>
        </w:tc>
      </w:tr>
    </w:tbl>
    <w:p w14:paraId="6D681B75" w14:textId="77777777" w:rsidR="001D5CB9" w:rsidRDefault="001D5CB9" w:rsidP="00514121">
      <w:pPr>
        <w:ind w:firstLineChars="200" w:firstLine="420"/>
      </w:pPr>
    </w:p>
    <w:p w14:paraId="4DF24293" w14:textId="77777777" w:rsidR="00C9425C" w:rsidRDefault="00C9425C" w:rsidP="00C9425C">
      <w:pPr>
        <w:pStyle w:val="2"/>
      </w:pPr>
      <w:r>
        <w:rPr>
          <w:rFonts w:hint="eastAsia"/>
        </w:rPr>
        <w:t>足球</w:t>
      </w:r>
    </w:p>
    <w:p w14:paraId="61F0F0F8" w14:textId="2066B915" w:rsidR="00260380" w:rsidRDefault="00260380" w:rsidP="001D5CB9">
      <w:pPr>
        <w:ind w:firstLineChars="200" w:firstLine="420"/>
      </w:pPr>
      <w:r>
        <w:rPr>
          <w:rFonts w:hint="eastAsia"/>
        </w:rPr>
        <w:t>足球最初是公学中男孩</w:t>
      </w:r>
      <w:r w:rsidR="001D5CB9">
        <w:rPr>
          <w:rFonts w:hint="eastAsia"/>
        </w:rPr>
        <w:t>玩的游戏，这项运动在19世纪末期发展起来，在20世纪初期成为了英国人最喜爱的运动。尽管橄榄球和板球仍然有极大的影响力，但是看台上的喧闹和每个踢球的人都</w:t>
      </w:r>
      <w:ins w:id="31" w:author="Liu, Jiatong" w:date="2023-09-17T16:20:00Z">
        <w:r w:rsidR="00E369F6">
          <w:rPr>
            <w:rFonts w:hint="eastAsia"/>
          </w:rPr>
          <w:t>可以捧杯</w:t>
        </w:r>
      </w:ins>
      <w:ins w:id="32" w:author="Liu, Jiatong" w:date="2023-09-17T16:21:00Z">
        <w:r w:rsidR="00E369F6">
          <w:rPr>
            <w:rFonts w:hint="eastAsia"/>
          </w:rPr>
          <w:t>的信念</w:t>
        </w:r>
      </w:ins>
      <w:del w:id="33" w:author="Liu, Jiatong" w:date="2023-09-17T16:20:00Z">
        <w:r w:rsidR="001D5CB9" w:rsidDel="00E369F6">
          <w:rPr>
            <w:rFonts w:hint="eastAsia"/>
          </w:rPr>
          <w:delText>有可能获胜的信念</w:delText>
        </w:r>
      </w:del>
      <w:r w:rsidR="001D5CB9">
        <w:rPr>
          <w:rFonts w:hint="eastAsia"/>
        </w:rPr>
        <w:t>使足球成为</w:t>
      </w:r>
      <w:ins w:id="34" w:author="Liu, Jiatong" w:date="2023-09-17T16:21:00Z">
        <w:r w:rsidR="00E369F6">
          <w:rPr>
            <w:rFonts w:hint="eastAsia"/>
          </w:rPr>
          <w:t>了深受劳动者</w:t>
        </w:r>
      </w:ins>
      <w:ins w:id="35" w:author="Liu, Jiatong" w:date="2023-09-17T16:22:00Z">
        <w:r w:rsidR="00E369F6">
          <w:rPr>
            <w:rFonts w:hint="eastAsia"/>
          </w:rPr>
          <w:t>们</w:t>
        </w:r>
      </w:ins>
      <w:ins w:id="36" w:author="Liu, Jiatong" w:date="2023-09-17T16:21:00Z">
        <w:r w:rsidR="00E369F6">
          <w:rPr>
            <w:rFonts w:hint="eastAsia"/>
          </w:rPr>
          <w:t>喜爱的运动。</w:t>
        </w:r>
      </w:ins>
      <w:del w:id="37" w:author="Liu, Jiatong" w:date="2023-09-17T16:21:00Z">
        <w:r w:rsidR="001D5CB9" w:rsidDel="00E369F6">
          <w:rPr>
            <w:rFonts w:hint="eastAsia"/>
          </w:rPr>
          <w:delText>了劳动者的运动。</w:delText>
        </w:r>
      </w:del>
    </w:p>
    <w:p w14:paraId="735945B0" w14:textId="4354D677" w:rsidR="00CA6D1C" w:rsidRDefault="00CA6D1C" w:rsidP="001D5CB9">
      <w:pPr>
        <w:ind w:firstLineChars="200" w:firstLine="420"/>
      </w:pPr>
      <w:r>
        <w:rPr>
          <w:rFonts w:hint="eastAsia"/>
        </w:rPr>
        <w:t>20年代的足球充满了地域</w:t>
      </w:r>
      <w:del w:id="38" w:author="Liu, Jiatong" w:date="2023-09-17T16:22:00Z">
        <w:r w:rsidDel="00E369F6">
          <w:rPr>
            <w:rFonts w:hint="eastAsia"/>
          </w:rPr>
          <w:delText>和部族</w:delText>
        </w:r>
      </w:del>
      <w:r>
        <w:rPr>
          <w:rFonts w:hint="eastAsia"/>
        </w:rPr>
        <w:t>性</w:t>
      </w:r>
      <w:del w:id="39" w:author="Liu, Jiatong" w:date="2023-09-17T16:22:00Z">
        <w:r w:rsidDel="00E369F6">
          <w:rPr>
            <w:rFonts w:hint="eastAsia"/>
          </w:rPr>
          <w:delText>质</w:delText>
        </w:r>
      </w:del>
      <w:r>
        <w:rPr>
          <w:rFonts w:hint="eastAsia"/>
        </w:rPr>
        <w:t>，也就是说，</w:t>
      </w:r>
      <w:ins w:id="40" w:author="Liu, Jiatong" w:date="2023-09-17T16:22:00Z">
        <w:r w:rsidR="00E369F6">
          <w:rPr>
            <w:rFonts w:hint="eastAsia"/>
          </w:rPr>
          <w:t>一个人通常会</w:t>
        </w:r>
      </w:ins>
      <w:del w:id="41" w:author="Liu, Jiatong" w:date="2023-09-17T16:22:00Z">
        <w:r w:rsidDel="00E369F6">
          <w:rPr>
            <w:rFonts w:hint="eastAsia"/>
          </w:rPr>
          <w:delText>你要</w:delText>
        </w:r>
      </w:del>
      <w:r>
        <w:rPr>
          <w:rFonts w:hint="eastAsia"/>
        </w:rPr>
        <w:t>支持</w:t>
      </w:r>
      <w:ins w:id="42" w:author="Liu, Jiatong" w:date="2023-09-17T16:22:00Z">
        <w:r w:rsidR="00E369F6">
          <w:rPr>
            <w:rFonts w:hint="eastAsia"/>
          </w:rPr>
          <w:t>他所</w:t>
        </w:r>
      </w:ins>
      <w:del w:id="43" w:author="Liu, Jiatong" w:date="2023-09-17T16:22:00Z">
        <w:r w:rsidDel="00E369F6">
          <w:rPr>
            <w:rFonts w:hint="eastAsia"/>
          </w:rPr>
          <w:delText>你</w:delText>
        </w:r>
      </w:del>
      <w:r>
        <w:rPr>
          <w:rFonts w:hint="eastAsia"/>
        </w:rPr>
        <w:t>成长的城镇或</w:t>
      </w:r>
      <w:ins w:id="44" w:author="Liu, Jiatong" w:date="2023-09-17T16:22:00Z">
        <w:r w:rsidR="00E369F6">
          <w:rPr>
            <w:rFonts w:hint="eastAsia"/>
          </w:rPr>
          <w:t>所在</w:t>
        </w:r>
      </w:ins>
      <w:r>
        <w:rPr>
          <w:rFonts w:hint="eastAsia"/>
        </w:rPr>
        <w:t>地区的队伍。职业球员正在增多，但是许多队伍都是</w:t>
      </w:r>
      <w:ins w:id="45" w:author="Liu, Jiatong" w:date="2023-09-17T16:22:00Z">
        <w:r w:rsidR="00E369F6">
          <w:rPr>
            <w:rFonts w:hint="eastAsia"/>
          </w:rPr>
          <w:t>由</w:t>
        </w:r>
      </w:ins>
      <w:del w:id="46" w:author="Liu, Jiatong" w:date="2023-09-17T16:22:00Z">
        <w:r w:rsidDel="00E369F6">
          <w:rPr>
            <w:rFonts w:hint="eastAsia"/>
          </w:rPr>
          <w:delText>有</w:delText>
        </w:r>
      </w:del>
      <w:r>
        <w:rPr>
          <w:rFonts w:hint="eastAsia"/>
        </w:rPr>
        <w:t>半职业甚至是完全业余的球员组成的，这使得一名调查员可以在周一从卑鄙的邪教徒的阴谋中拯救世界，而在周六继续参加足球联赛。</w:t>
      </w:r>
    </w:p>
    <w:tbl>
      <w:tblPr>
        <w:tblStyle w:val="aa"/>
        <w:tblW w:w="0" w:type="auto"/>
        <w:tblLook w:val="04A0" w:firstRow="1" w:lastRow="0" w:firstColumn="1" w:lastColumn="0" w:noHBand="0" w:noVBand="1"/>
      </w:tblPr>
      <w:tblGrid>
        <w:gridCol w:w="8296"/>
      </w:tblGrid>
      <w:tr w:rsidR="00CA6D1C" w14:paraId="24830E43" w14:textId="77777777" w:rsidTr="00CA6D1C">
        <w:tc>
          <w:tcPr>
            <w:tcW w:w="8296" w:type="dxa"/>
          </w:tcPr>
          <w:p w14:paraId="42D36AD9" w14:textId="77777777" w:rsidR="00CA6D1C" w:rsidRDefault="00CA6D1C" w:rsidP="00542ACD">
            <w:pPr>
              <w:pStyle w:val="a3"/>
            </w:pPr>
            <w:r>
              <w:rPr>
                <w:rFonts w:hint="eastAsia"/>
              </w:rPr>
              <w:lastRenderedPageBreak/>
              <w:t>足球俱乐部</w:t>
            </w:r>
          </w:p>
          <w:p w14:paraId="43B6CEB0" w14:textId="77777777" w:rsidR="00CA6D1C" w:rsidRDefault="00CA6D1C" w:rsidP="00CA6D1C">
            <w:pPr>
              <w:ind w:firstLineChars="200" w:firstLine="420"/>
            </w:pPr>
            <w:r w:rsidRPr="00CA6D1C">
              <w:rPr>
                <w:rFonts w:hint="eastAsia"/>
              </w:rPr>
              <w:t>下面是伦敦一些主要足球俱乐部的名单。在战后的几年里，足球成为国家认同</w:t>
            </w:r>
            <w:r>
              <w:rPr>
                <w:rFonts w:hint="eastAsia"/>
              </w:rPr>
              <w:t>感</w:t>
            </w:r>
            <w:r w:rsidRPr="00CA6D1C">
              <w:rPr>
                <w:rFonts w:hint="eastAsia"/>
              </w:rPr>
              <w:t>的一部分，许多新俱乐部涌现出来。</w:t>
            </w:r>
            <w:r>
              <w:rPr>
                <w:rFonts w:hint="eastAsia"/>
              </w:rPr>
              <w:t>除了大型俱乐部之外，还有许多地方球队参加业余和半职业联赛</w:t>
            </w:r>
            <w:r w:rsidRPr="00CA6D1C">
              <w:rPr>
                <w:rFonts w:hint="eastAsia"/>
              </w:rPr>
              <w:t>。</w:t>
            </w:r>
            <w:r>
              <w:rPr>
                <w:rFonts w:hint="eastAsia"/>
              </w:rPr>
              <w:t>这样的活动</w:t>
            </w:r>
            <w:r w:rsidR="00EC4548">
              <w:rPr>
                <w:rFonts w:hint="eastAsia"/>
              </w:rPr>
              <w:t>的参与者多为</w:t>
            </w:r>
            <w:r w:rsidR="00D53933">
              <w:rPr>
                <w:rFonts w:hint="eastAsia"/>
              </w:rPr>
              <w:t>男性</w:t>
            </w:r>
            <w:r>
              <w:rPr>
                <w:rFonts w:hint="eastAsia"/>
              </w:rPr>
              <w:t>。</w:t>
            </w:r>
          </w:p>
          <w:tbl>
            <w:tblPr>
              <w:tblStyle w:val="aa"/>
              <w:tblW w:w="0" w:type="auto"/>
              <w:tblLook w:val="04A0" w:firstRow="1" w:lastRow="0" w:firstColumn="1" w:lastColumn="0" w:noHBand="0" w:noVBand="1"/>
            </w:tblPr>
            <w:tblGrid>
              <w:gridCol w:w="2297"/>
              <w:gridCol w:w="5773"/>
            </w:tblGrid>
            <w:tr w:rsidR="00CA6D1C" w14:paraId="2E7ECE4C" w14:textId="77777777" w:rsidTr="00E501C2">
              <w:tc>
                <w:tcPr>
                  <w:tcW w:w="2297" w:type="dxa"/>
                </w:tcPr>
                <w:p w14:paraId="57241731" w14:textId="77777777" w:rsidR="00CA6D1C" w:rsidRDefault="00CA6D1C" w:rsidP="00CA6D1C">
                  <w:r>
                    <w:rPr>
                      <w:rFonts w:hint="eastAsia"/>
                    </w:rPr>
                    <w:t>俱乐部</w:t>
                  </w:r>
                </w:p>
              </w:tc>
              <w:tc>
                <w:tcPr>
                  <w:tcW w:w="5773" w:type="dxa"/>
                </w:tcPr>
                <w:p w14:paraId="1E9AAA2A" w14:textId="77777777" w:rsidR="00CA6D1C" w:rsidRDefault="00CA6D1C" w:rsidP="00CA6D1C">
                  <w:r>
                    <w:rPr>
                      <w:rFonts w:hint="eastAsia"/>
                    </w:rPr>
                    <w:t>备注</w:t>
                  </w:r>
                </w:p>
              </w:tc>
            </w:tr>
            <w:tr w:rsidR="00CA6D1C" w14:paraId="452293F9" w14:textId="77777777" w:rsidTr="00E501C2">
              <w:tc>
                <w:tcPr>
                  <w:tcW w:w="2297" w:type="dxa"/>
                </w:tcPr>
                <w:p w14:paraId="51BD068F" w14:textId="77777777" w:rsidR="00CA6D1C" w:rsidRDefault="00FD3699" w:rsidP="00CA6D1C">
                  <w:r w:rsidRPr="00FD3699">
                    <w:t>Arsenal</w:t>
                  </w:r>
                  <w:r w:rsidRPr="00FD3699">
                    <w:rPr>
                      <w:rFonts w:hint="eastAsia"/>
                    </w:rPr>
                    <w:t>阿森纳</w:t>
                  </w:r>
                </w:p>
              </w:tc>
              <w:tc>
                <w:tcPr>
                  <w:tcW w:w="5773" w:type="dxa"/>
                </w:tcPr>
                <w:p w14:paraId="5BB18AB1" w14:textId="77777777" w:rsidR="00CA6D1C" w:rsidRDefault="00FD3699" w:rsidP="00FD3699">
                  <w:r>
                    <w:rPr>
                      <w:rFonts w:hint="eastAsia"/>
                    </w:rPr>
                    <w:t>是伦敦第一支专业队伍，</w:t>
                  </w:r>
                  <w:r w:rsidR="00EC4548">
                    <w:rPr>
                      <w:rFonts w:hint="eastAsia"/>
                    </w:rPr>
                    <w:t>主场</w:t>
                  </w:r>
                  <w:r>
                    <w:rPr>
                      <w:rFonts w:hint="eastAsia"/>
                    </w:rPr>
                    <w:t>位于</w:t>
                  </w:r>
                  <w:r w:rsidRPr="00FD3699">
                    <w:rPr>
                      <w:rFonts w:hint="eastAsia"/>
                    </w:rPr>
                    <w:t>伍尔维奇</w:t>
                  </w:r>
                  <w:r>
                    <w:rPr>
                      <w:rFonts w:hint="eastAsia"/>
                    </w:rPr>
                    <w:t>区</w:t>
                  </w:r>
                  <w:r w:rsidRPr="00FD3699">
                    <w:t>Woolwich</w:t>
                  </w:r>
                  <w:r>
                    <w:rPr>
                      <w:rFonts w:hint="eastAsia"/>
                    </w:rPr>
                    <w:t xml:space="preserve"> </w:t>
                  </w:r>
                </w:p>
              </w:tc>
            </w:tr>
            <w:tr w:rsidR="00CA6D1C" w14:paraId="2A247690" w14:textId="77777777" w:rsidTr="00E501C2">
              <w:tc>
                <w:tcPr>
                  <w:tcW w:w="2297" w:type="dxa"/>
                </w:tcPr>
                <w:p w14:paraId="5A9391F8" w14:textId="77777777" w:rsidR="00CA6D1C" w:rsidRDefault="00FD3699" w:rsidP="00CA6D1C">
                  <w:r w:rsidRPr="00FD3699">
                    <w:t>Chelsea</w:t>
                  </w:r>
                  <w:r>
                    <w:t xml:space="preserve"> </w:t>
                  </w:r>
                  <w:r w:rsidRPr="00FD3699">
                    <w:rPr>
                      <w:rFonts w:hint="eastAsia"/>
                    </w:rPr>
                    <w:t>切尔西</w:t>
                  </w:r>
                </w:p>
              </w:tc>
              <w:tc>
                <w:tcPr>
                  <w:tcW w:w="5773" w:type="dxa"/>
                </w:tcPr>
                <w:p w14:paraId="6A53C11D" w14:textId="77777777" w:rsidR="00CA6D1C" w:rsidRDefault="00EC4548" w:rsidP="00CA6D1C">
                  <w:r>
                    <w:rPr>
                      <w:rFonts w:hint="eastAsia"/>
                    </w:rPr>
                    <w:t>主场</w:t>
                  </w:r>
                  <w:r w:rsidR="00FD3699">
                    <w:rPr>
                      <w:rFonts w:hint="eastAsia"/>
                    </w:rPr>
                    <w:t>位于伦敦西区的</w:t>
                  </w:r>
                  <w:r w:rsidR="00FD3699" w:rsidRPr="00FD3699">
                    <w:rPr>
                      <w:rFonts w:hint="eastAsia"/>
                    </w:rPr>
                    <w:t>切尔西</w:t>
                  </w:r>
                  <w:r w:rsidR="00FD3699">
                    <w:rPr>
                      <w:rFonts w:hint="eastAsia"/>
                    </w:rPr>
                    <w:t>区</w:t>
                  </w:r>
                </w:p>
              </w:tc>
            </w:tr>
            <w:tr w:rsidR="00CA6D1C" w14:paraId="2FEDA286" w14:textId="77777777" w:rsidTr="00E501C2">
              <w:tc>
                <w:tcPr>
                  <w:tcW w:w="2297" w:type="dxa"/>
                </w:tcPr>
                <w:p w14:paraId="53E543E9" w14:textId="77777777" w:rsidR="00CA6D1C" w:rsidRDefault="00FD3699" w:rsidP="00CA6D1C">
                  <w:r w:rsidRPr="00FD3699">
                    <w:t>Fulham</w:t>
                  </w:r>
                  <w:r>
                    <w:t xml:space="preserve"> </w:t>
                  </w:r>
                  <w:r w:rsidRPr="00FD3699">
                    <w:rPr>
                      <w:rFonts w:hint="eastAsia"/>
                    </w:rPr>
                    <w:t>富勒姆</w:t>
                  </w:r>
                </w:p>
              </w:tc>
              <w:tc>
                <w:tcPr>
                  <w:tcW w:w="5773" w:type="dxa"/>
                </w:tcPr>
                <w:p w14:paraId="1D6B1411" w14:textId="77777777" w:rsidR="00CA6D1C" w:rsidRDefault="00FD3699" w:rsidP="00CA6D1C">
                  <w:r>
                    <w:rPr>
                      <w:rFonts w:hint="eastAsia"/>
                    </w:rPr>
                    <w:t>伦敦历史最悠久的队伍</w:t>
                  </w:r>
                </w:p>
              </w:tc>
            </w:tr>
            <w:tr w:rsidR="00CA6D1C" w14:paraId="7A215966" w14:textId="77777777" w:rsidTr="00E501C2">
              <w:tc>
                <w:tcPr>
                  <w:tcW w:w="2297" w:type="dxa"/>
                </w:tcPr>
                <w:p w14:paraId="4A80BA0F" w14:textId="77777777" w:rsidR="00CA6D1C" w:rsidRDefault="00FD3699" w:rsidP="00CA6D1C">
                  <w:r w:rsidRPr="00FD3699">
                    <w:t>Wes</w:t>
                  </w:r>
                  <w:r>
                    <w:t>t Ha</w:t>
                  </w:r>
                  <w:r>
                    <w:rPr>
                      <w:rFonts w:hint="eastAsia"/>
                    </w:rPr>
                    <w:t>m</w:t>
                  </w:r>
                  <w:r w:rsidRPr="00FD3699">
                    <w:rPr>
                      <w:rFonts w:hint="eastAsia"/>
                    </w:rPr>
                    <w:t>西汉姆</w:t>
                  </w:r>
                </w:p>
              </w:tc>
              <w:tc>
                <w:tcPr>
                  <w:tcW w:w="5773" w:type="dxa"/>
                </w:tcPr>
                <w:p w14:paraId="476EA0F3" w14:textId="77777777" w:rsidR="00CA6D1C" w:rsidRDefault="00FD3699" w:rsidP="00CA6D1C">
                  <w:r>
                    <w:rPr>
                      <w:rFonts w:hint="eastAsia"/>
                    </w:rPr>
                    <w:t>1900年脱胎于</w:t>
                  </w:r>
                  <w:r w:rsidRPr="00FD3699">
                    <w:rPr>
                      <w:rFonts w:hint="eastAsia"/>
                    </w:rPr>
                    <w:t>泰晤士钢铁厂</w:t>
                  </w:r>
                  <w:r>
                    <w:rPr>
                      <w:rFonts w:hint="eastAsia"/>
                    </w:rPr>
                    <w:t>队</w:t>
                  </w:r>
                </w:p>
              </w:tc>
            </w:tr>
            <w:tr w:rsidR="00CA6D1C" w14:paraId="6210192F" w14:textId="77777777" w:rsidTr="00E501C2">
              <w:tc>
                <w:tcPr>
                  <w:tcW w:w="2297" w:type="dxa"/>
                </w:tcPr>
                <w:p w14:paraId="6C6F9710" w14:textId="77777777" w:rsidR="008B328A" w:rsidRDefault="00FD3699" w:rsidP="00CA6D1C">
                  <w:r w:rsidRPr="00FD3699">
                    <w:t>Tottenham Hotspur</w:t>
                  </w:r>
                  <w:r>
                    <w:t xml:space="preserve"> </w:t>
                  </w:r>
                </w:p>
                <w:p w14:paraId="10032824" w14:textId="77777777" w:rsidR="00CA6D1C" w:rsidRDefault="00FD3699" w:rsidP="00CA6D1C">
                  <w:r w:rsidRPr="00FD3699">
                    <w:rPr>
                      <w:rFonts w:hint="eastAsia"/>
                    </w:rPr>
                    <w:t>托特纳姆热刺</w:t>
                  </w:r>
                </w:p>
              </w:tc>
              <w:tc>
                <w:tcPr>
                  <w:tcW w:w="5773" w:type="dxa"/>
                </w:tcPr>
                <w:p w14:paraId="6427B322" w14:textId="77777777" w:rsidR="00CA6D1C" w:rsidRDefault="00FD3699" w:rsidP="00CA6D1C">
                  <w:r>
                    <w:rPr>
                      <w:rFonts w:hint="eastAsia"/>
                    </w:rPr>
                    <w:t>伦敦北部的队伍，名字取自莎士比亚的《亨利五世》</w:t>
                  </w:r>
                </w:p>
              </w:tc>
            </w:tr>
            <w:tr w:rsidR="00CA6D1C" w14:paraId="0188B158" w14:textId="77777777" w:rsidTr="00E501C2">
              <w:tc>
                <w:tcPr>
                  <w:tcW w:w="2297" w:type="dxa"/>
                </w:tcPr>
                <w:p w14:paraId="1EA30741" w14:textId="77777777" w:rsidR="00FD3699" w:rsidRDefault="00FD3699" w:rsidP="00CA6D1C">
                  <w:r w:rsidRPr="00FD3699">
                    <w:t>Crystal Palace</w:t>
                  </w:r>
                  <w:r>
                    <w:t xml:space="preserve"> </w:t>
                  </w:r>
                </w:p>
                <w:p w14:paraId="6F5A00A8" w14:textId="77777777" w:rsidR="00CA6D1C" w:rsidRPr="00FD3699" w:rsidRDefault="00FD3699" w:rsidP="00CA6D1C">
                  <w:r>
                    <w:rPr>
                      <w:rFonts w:hint="eastAsia"/>
                    </w:rPr>
                    <w:t>水晶宫</w:t>
                  </w:r>
                </w:p>
              </w:tc>
              <w:tc>
                <w:tcPr>
                  <w:tcW w:w="5773" w:type="dxa"/>
                </w:tcPr>
                <w:p w14:paraId="6AD82823" w14:textId="77777777" w:rsidR="00CA6D1C" w:rsidRDefault="00E501C2" w:rsidP="00CA6D1C">
                  <w:r>
                    <w:rPr>
                      <w:rFonts w:hint="eastAsia"/>
                    </w:rPr>
                    <w:t>由水晶宫的建造者于1905年组建</w:t>
                  </w:r>
                </w:p>
              </w:tc>
            </w:tr>
            <w:tr w:rsidR="00E501C2" w14:paraId="53FBF3A5" w14:textId="77777777" w:rsidTr="00E501C2">
              <w:tc>
                <w:tcPr>
                  <w:tcW w:w="2297" w:type="dxa"/>
                </w:tcPr>
                <w:p w14:paraId="74081C5C" w14:textId="77777777" w:rsidR="00E501C2" w:rsidRDefault="00E501C2" w:rsidP="00CA6D1C">
                  <w:r>
                    <w:t xml:space="preserve">Queen’s </w:t>
                  </w:r>
                  <w:r w:rsidRPr="00E501C2">
                    <w:t>Park Rangers</w:t>
                  </w:r>
                </w:p>
                <w:p w14:paraId="7634F9BE" w14:textId="77777777" w:rsidR="00E501C2" w:rsidRPr="00FD3699" w:rsidRDefault="00E501C2" w:rsidP="00CA6D1C">
                  <w:r w:rsidRPr="00E501C2">
                    <w:rPr>
                      <w:rFonts w:hint="eastAsia"/>
                    </w:rPr>
                    <w:t>女王公园巡游者</w:t>
                  </w:r>
                </w:p>
              </w:tc>
              <w:tc>
                <w:tcPr>
                  <w:tcW w:w="5773" w:type="dxa"/>
                </w:tcPr>
                <w:p w14:paraId="695DF138" w14:textId="77777777" w:rsidR="00E501C2" w:rsidRDefault="00EC4548" w:rsidP="00EC4548">
                  <w:r>
                    <w:rPr>
                      <w:rFonts w:hint="eastAsia"/>
                    </w:rPr>
                    <w:t>主场</w:t>
                  </w:r>
                  <w:r w:rsidR="00E501C2">
                    <w:rPr>
                      <w:rFonts w:hint="eastAsia"/>
                    </w:rPr>
                    <w:t>位于</w:t>
                  </w:r>
                  <w:r w:rsidR="00E501C2" w:rsidRPr="00E501C2">
                    <w:rPr>
                      <w:rFonts w:hint="eastAsia"/>
                    </w:rPr>
                    <w:t>牧羊人布什</w:t>
                  </w:r>
                  <w:r w:rsidR="00E501C2" w:rsidRPr="00E501C2">
                    <w:t>Shepherd’s Bush</w:t>
                  </w:r>
                  <w:r>
                    <w:rPr>
                      <w:rFonts w:hint="eastAsia"/>
                    </w:rPr>
                    <w:t>，</w:t>
                  </w:r>
                  <w:r w:rsidRPr="00EC4548">
                    <w:rPr>
                      <w:rFonts w:hint="eastAsia"/>
                    </w:rPr>
                    <w:t>在</w:t>
                  </w:r>
                  <w:r w:rsidRPr="00EC4548">
                    <w:t>1917</w:t>
                  </w:r>
                  <w:r>
                    <w:t>年拥有自己主场前，前后借用了共二十个球场</w:t>
                  </w:r>
                </w:p>
              </w:tc>
            </w:tr>
            <w:tr w:rsidR="00CA6D1C" w14:paraId="604B6453" w14:textId="77777777" w:rsidTr="00E501C2">
              <w:tc>
                <w:tcPr>
                  <w:tcW w:w="2297" w:type="dxa"/>
                </w:tcPr>
                <w:p w14:paraId="03BED5EA" w14:textId="77777777" w:rsidR="00E501C2" w:rsidRDefault="00E501C2" w:rsidP="00CA6D1C">
                  <w:r w:rsidRPr="00E501C2">
                    <w:t>Charlton Athletic</w:t>
                  </w:r>
                  <w:r>
                    <w:t xml:space="preserve"> </w:t>
                  </w:r>
                </w:p>
                <w:p w14:paraId="4B2124BC" w14:textId="77777777" w:rsidR="00CA6D1C" w:rsidRDefault="00E501C2" w:rsidP="00CA6D1C">
                  <w:r w:rsidRPr="00E501C2">
                    <w:rPr>
                      <w:rFonts w:hint="eastAsia"/>
                    </w:rPr>
                    <w:t>查尔顿竞技</w:t>
                  </w:r>
                </w:p>
              </w:tc>
              <w:tc>
                <w:tcPr>
                  <w:tcW w:w="5773" w:type="dxa"/>
                </w:tcPr>
                <w:p w14:paraId="518B1903" w14:textId="77777777" w:rsidR="00CA6D1C" w:rsidRDefault="00E501C2" w:rsidP="00CA6D1C">
                  <w:r>
                    <w:rPr>
                      <w:rFonts w:hint="eastAsia"/>
                    </w:rPr>
                    <w:t>附近的阿森纳的劲敌，它们于1921年加入</w:t>
                  </w:r>
                  <w:r w:rsidRPr="00E501C2">
                    <w:rPr>
                      <w:rFonts w:hint="eastAsia"/>
                    </w:rPr>
                    <w:t>英格兰足球联赛</w:t>
                  </w:r>
                </w:p>
              </w:tc>
            </w:tr>
            <w:tr w:rsidR="00E501C2" w14:paraId="6B20EFCF" w14:textId="77777777" w:rsidTr="00E501C2">
              <w:tc>
                <w:tcPr>
                  <w:tcW w:w="2297" w:type="dxa"/>
                </w:tcPr>
                <w:p w14:paraId="4754B4FF" w14:textId="77777777" w:rsidR="00E501C2" w:rsidRDefault="00E501C2" w:rsidP="00CA6D1C">
                  <w:r w:rsidRPr="00E501C2">
                    <w:t>Leyton Orient</w:t>
                  </w:r>
                </w:p>
                <w:p w14:paraId="17B0633F" w14:textId="77777777" w:rsidR="00E501C2" w:rsidRPr="00E501C2" w:rsidRDefault="00E501C2" w:rsidP="00CA6D1C">
                  <w:r w:rsidRPr="00E501C2">
                    <w:rPr>
                      <w:rFonts w:hint="eastAsia"/>
                    </w:rPr>
                    <w:t>莱顿东方</w:t>
                  </w:r>
                </w:p>
              </w:tc>
              <w:tc>
                <w:tcPr>
                  <w:tcW w:w="5773" w:type="dxa"/>
                </w:tcPr>
                <w:p w14:paraId="64DC1BBC" w14:textId="77777777" w:rsidR="00E501C2" w:rsidRDefault="00EC4548" w:rsidP="00EC4548">
                  <w:pPr>
                    <w:tabs>
                      <w:tab w:val="left" w:pos="2160"/>
                    </w:tabs>
                  </w:pPr>
                  <w:r>
                    <w:rPr>
                      <w:rFonts w:hint="eastAsia"/>
                    </w:rPr>
                    <w:t>主场位于伦敦东区，因为1921年第一位前往球场观战的皇家成员——威尔士亲王的出席而闻名</w:t>
                  </w:r>
                </w:p>
              </w:tc>
            </w:tr>
            <w:tr w:rsidR="00E501C2" w14:paraId="5DFBB86A" w14:textId="77777777" w:rsidTr="00E501C2">
              <w:tc>
                <w:tcPr>
                  <w:tcW w:w="2297" w:type="dxa"/>
                </w:tcPr>
                <w:p w14:paraId="699CC358" w14:textId="77777777" w:rsidR="00E501C2" w:rsidRDefault="00E501C2" w:rsidP="00CA6D1C">
                  <w:r w:rsidRPr="00E501C2">
                    <w:t>Millwall Athletic</w:t>
                  </w:r>
                </w:p>
                <w:p w14:paraId="3DFEFD95" w14:textId="77777777" w:rsidR="00E501C2" w:rsidRPr="00E501C2" w:rsidRDefault="00E501C2" w:rsidP="00CA6D1C">
                  <w:r w:rsidRPr="00E501C2">
                    <w:rPr>
                      <w:rFonts w:hint="eastAsia"/>
                    </w:rPr>
                    <w:t>米尔沃尔竞技</w:t>
                  </w:r>
                </w:p>
              </w:tc>
              <w:tc>
                <w:tcPr>
                  <w:tcW w:w="5773" w:type="dxa"/>
                </w:tcPr>
                <w:p w14:paraId="7A530535" w14:textId="77777777" w:rsidR="00E501C2" w:rsidRDefault="00EC4548" w:rsidP="00CA6D1C">
                  <w:r>
                    <w:rPr>
                      <w:rFonts w:hint="eastAsia"/>
                    </w:rPr>
                    <w:t>主场位于伦敦东南部的新十字区域，是</w:t>
                  </w:r>
                  <w:r>
                    <w:t>船坞工人</w:t>
                  </w:r>
                  <w:r>
                    <w:rPr>
                      <w:rFonts w:hint="eastAsia"/>
                    </w:rPr>
                    <w:t>的队伍之一</w:t>
                  </w:r>
                </w:p>
              </w:tc>
            </w:tr>
          </w:tbl>
          <w:p w14:paraId="1CDEA595" w14:textId="77777777" w:rsidR="00CA6D1C" w:rsidRPr="00CA6D1C" w:rsidRDefault="00CA6D1C" w:rsidP="00CA6D1C">
            <w:pPr>
              <w:ind w:firstLineChars="200" w:firstLine="420"/>
            </w:pPr>
          </w:p>
        </w:tc>
      </w:tr>
    </w:tbl>
    <w:p w14:paraId="52C6DE9B" w14:textId="77777777" w:rsidR="00CA6D1C" w:rsidRDefault="00CA6D1C" w:rsidP="00D53933"/>
    <w:tbl>
      <w:tblPr>
        <w:tblStyle w:val="aa"/>
        <w:tblW w:w="0" w:type="auto"/>
        <w:tblLook w:val="04A0" w:firstRow="1" w:lastRow="0" w:firstColumn="1" w:lastColumn="0" w:noHBand="0" w:noVBand="1"/>
      </w:tblPr>
      <w:tblGrid>
        <w:gridCol w:w="8296"/>
      </w:tblGrid>
      <w:tr w:rsidR="00D53933" w:rsidRPr="003B5256" w14:paraId="124C2525" w14:textId="77777777" w:rsidTr="00D53933">
        <w:tc>
          <w:tcPr>
            <w:tcW w:w="8296" w:type="dxa"/>
          </w:tcPr>
          <w:p w14:paraId="3256B7FA" w14:textId="77777777" w:rsidR="00D53933" w:rsidRDefault="00D53933" w:rsidP="00542ACD">
            <w:pPr>
              <w:pStyle w:val="a3"/>
            </w:pPr>
            <w:r w:rsidRPr="00D53933">
              <w:rPr>
                <w:rFonts w:hint="eastAsia"/>
              </w:rPr>
              <w:lastRenderedPageBreak/>
              <w:t>英格兰足总杯</w:t>
            </w:r>
          </w:p>
          <w:p w14:paraId="43DCB93A" w14:textId="77777777" w:rsidR="00D53933" w:rsidRDefault="00D53933" w:rsidP="003B5256">
            <w:pPr>
              <w:ind w:firstLineChars="200" w:firstLine="420"/>
            </w:pPr>
            <w:r>
              <w:rPr>
                <w:rFonts w:hint="eastAsia"/>
              </w:rPr>
              <w:t>足总杯是一年一度的赛事，</w:t>
            </w:r>
            <w:r w:rsidR="003B5256">
              <w:rPr>
                <w:rFonts w:hint="eastAsia"/>
              </w:rPr>
              <w:t>在</w:t>
            </w:r>
            <w:r w:rsidR="003B5256" w:rsidRPr="003B5256">
              <w:rPr>
                <w:rFonts w:hint="eastAsia"/>
              </w:rPr>
              <w:t>足球总会</w:t>
            </w:r>
            <w:r w:rsidR="003B5256">
              <w:rPr>
                <w:rFonts w:hint="eastAsia"/>
              </w:rPr>
              <w:t>所有成员持续一个季度的淘汰赛之后举行。直到1923年，足总杯一直在</w:t>
            </w:r>
            <w:r w:rsidR="003B5256" w:rsidRPr="003B5256">
              <w:rPr>
                <w:rFonts w:hint="eastAsia"/>
              </w:rPr>
              <w:t>切尔西的斯坦福桥球场</w:t>
            </w:r>
            <w:r w:rsidR="003B5256">
              <w:rPr>
                <w:rFonts w:hint="eastAsia"/>
              </w:rPr>
              <w:t>举办，之后举办地点被移到了温布利新建的</w:t>
            </w:r>
            <w:r w:rsidR="003B5256" w:rsidRPr="003B5256">
              <w:rPr>
                <w:rFonts w:hint="eastAsia"/>
              </w:rPr>
              <w:t>帝国体育场</w:t>
            </w:r>
            <w:r w:rsidR="003B5256" w:rsidRPr="003B5256">
              <w:t>Empire Stadium</w:t>
            </w:r>
            <w:r w:rsidR="003B5256">
              <w:rPr>
                <w:rFonts w:hint="eastAsia"/>
              </w:rPr>
              <w:t>。</w:t>
            </w:r>
          </w:p>
          <w:tbl>
            <w:tblPr>
              <w:tblStyle w:val="aa"/>
              <w:tblW w:w="8130" w:type="dxa"/>
              <w:tblLook w:val="04A0" w:firstRow="1" w:lastRow="0" w:firstColumn="1" w:lastColumn="0" w:noHBand="0" w:noVBand="1"/>
            </w:tblPr>
            <w:tblGrid>
              <w:gridCol w:w="893"/>
              <w:gridCol w:w="2160"/>
              <w:gridCol w:w="1296"/>
              <w:gridCol w:w="2262"/>
              <w:gridCol w:w="1519"/>
            </w:tblGrid>
            <w:tr w:rsidR="008B328A" w14:paraId="66B895C0" w14:textId="77777777" w:rsidTr="000A7879">
              <w:trPr>
                <w:trHeight w:val="217"/>
              </w:trPr>
              <w:tc>
                <w:tcPr>
                  <w:tcW w:w="893" w:type="dxa"/>
                </w:tcPr>
                <w:p w14:paraId="05BAC3E2" w14:textId="77777777" w:rsidR="008B328A" w:rsidRDefault="008B328A" w:rsidP="003B5256">
                  <w:r>
                    <w:rPr>
                      <w:rFonts w:hint="eastAsia"/>
                    </w:rPr>
                    <w:t>年份</w:t>
                  </w:r>
                </w:p>
              </w:tc>
              <w:tc>
                <w:tcPr>
                  <w:tcW w:w="2160" w:type="dxa"/>
                </w:tcPr>
                <w:p w14:paraId="68F97876" w14:textId="77777777" w:rsidR="008B328A" w:rsidRDefault="008B328A" w:rsidP="003B5256">
                  <w:r>
                    <w:rPr>
                      <w:rFonts w:hint="eastAsia"/>
                    </w:rPr>
                    <w:t>冠军</w:t>
                  </w:r>
                </w:p>
              </w:tc>
              <w:tc>
                <w:tcPr>
                  <w:tcW w:w="1296" w:type="dxa"/>
                </w:tcPr>
                <w:p w14:paraId="458F2C05" w14:textId="77777777" w:rsidR="008B328A" w:rsidRDefault="008B328A" w:rsidP="003B5256">
                  <w:r>
                    <w:rPr>
                      <w:rFonts w:hint="eastAsia"/>
                    </w:rPr>
                    <w:t>结果</w:t>
                  </w:r>
                </w:p>
              </w:tc>
              <w:tc>
                <w:tcPr>
                  <w:tcW w:w="2262" w:type="dxa"/>
                </w:tcPr>
                <w:p w14:paraId="20989DE6" w14:textId="77777777" w:rsidR="008B328A" w:rsidRDefault="008B328A" w:rsidP="003B5256">
                  <w:r>
                    <w:rPr>
                      <w:rFonts w:hint="eastAsia"/>
                    </w:rPr>
                    <w:t>亚军</w:t>
                  </w:r>
                </w:p>
              </w:tc>
              <w:tc>
                <w:tcPr>
                  <w:tcW w:w="1519" w:type="dxa"/>
                </w:tcPr>
                <w:p w14:paraId="19EE517B" w14:textId="77777777" w:rsidR="008B328A" w:rsidRDefault="008B328A" w:rsidP="003B5256">
                  <w:r>
                    <w:rPr>
                      <w:rFonts w:hint="eastAsia"/>
                    </w:rPr>
                    <w:t>举办地点</w:t>
                  </w:r>
                </w:p>
              </w:tc>
            </w:tr>
            <w:tr w:rsidR="008B328A" w14:paraId="039960D9" w14:textId="77777777" w:rsidTr="000A7879">
              <w:trPr>
                <w:trHeight w:val="217"/>
              </w:trPr>
              <w:tc>
                <w:tcPr>
                  <w:tcW w:w="893" w:type="dxa"/>
                </w:tcPr>
                <w:p w14:paraId="5255DE2F" w14:textId="77777777" w:rsidR="008B328A" w:rsidRDefault="008B328A" w:rsidP="003B5256">
                  <w:r>
                    <w:rPr>
                      <w:rFonts w:hint="eastAsia"/>
                    </w:rPr>
                    <w:t>1920</w:t>
                  </w:r>
                </w:p>
              </w:tc>
              <w:tc>
                <w:tcPr>
                  <w:tcW w:w="2160" w:type="dxa"/>
                </w:tcPr>
                <w:p w14:paraId="43399F72" w14:textId="77777777" w:rsidR="008B328A" w:rsidRDefault="008B328A" w:rsidP="003B5256">
                  <w:r w:rsidRPr="008B328A">
                    <w:rPr>
                      <w:rFonts w:hint="eastAsia"/>
                    </w:rPr>
                    <w:t>阿斯顿维拉</w:t>
                  </w:r>
                </w:p>
              </w:tc>
              <w:tc>
                <w:tcPr>
                  <w:tcW w:w="1296" w:type="dxa"/>
                </w:tcPr>
                <w:p w14:paraId="14A6A13F" w14:textId="77777777" w:rsidR="008B328A" w:rsidRDefault="008B328A" w:rsidP="003B5256">
                  <w:r>
                    <w:rPr>
                      <w:rFonts w:hint="eastAsia"/>
                    </w:rPr>
                    <w:t>1-0</w:t>
                  </w:r>
                </w:p>
              </w:tc>
              <w:tc>
                <w:tcPr>
                  <w:tcW w:w="2262" w:type="dxa"/>
                </w:tcPr>
                <w:p w14:paraId="5784B6A4" w14:textId="77777777" w:rsidR="008B328A" w:rsidRDefault="00796697" w:rsidP="003B5256">
                  <w:r w:rsidRPr="00796697">
                    <w:rPr>
                      <w:rFonts w:hint="eastAsia"/>
                    </w:rPr>
                    <w:t>哈德斯菲尔德</w:t>
                  </w:r>
                </w:p>
              </w:tc>
              <w:tc>
                <w:tcPr>
                  <w:tcW w:w="1519" w:type="dxa"/>
                </w:tcPr>
                <w:p w14:paraId="195F99BB" w14:textId="77777777" w:rsidR="008B328A" w:rsidRDefault="008B328A" w:rsidP="003B5256">
                  <w:r w:rsidRPr="008B328A">
                    <w:rPr>
                      <w:rFonts w:hint="eastAsia"/>
                    </w:rPr>
                    <w:t>斯坦福桥球场</w:t>
                  </w:r>
                </w:p>
              </w:tc>
            </w:tr>
            <w:tr w:rsidR="008B328A" w14:paraId="43FEA67F" w14:textId="77777777" w:rsidTr="000A7879">
              <w:trPr>
                <w:trHeight w:val="209"/>
              </w:trPr>
              <w:tc>
                <w:tcPr>
                  <w:tcW w:w="893" w:type="dxa"/>
                </w:tcPr>
                <w:p w14:paraId="2E250401" w14:textId="77777777" w:rsidR="008B328A" w:rsidRDefault="008B328A" w:rsidP="003B5256">
                  <w:r>
                    <w:rPr>
                      <w:rFonts w:hint="eastAsia"/>
                    </w:rPr>
                    <w:t>1921</w:t>
                  </w:r>
                </w:p>
              </w:tc>
              <w:tc>
                <w:tcPr>
                  <w:tcW w:w="2160" w:type="dxa"/>
                </w:tcPr>
                <w:p w14:paraId="5D17636B" w14:textId="77777777" w:rsidR="008B328A" w:rsidRDefault="008B328A" w:rsidP="003B5256">
                  <w:r w:rsidRPr="008B328A">
                    <w:rPr>
                      <w:rFonts w:hint="eastAsia"/>
                    </w:rPr>
                    <w:t>托特纳姆热刺</w:t>
                  </w:r>
                </w:p>
              </w:tc>
              <w:tc>
                <w:tcPr>
                  <w:tcW w:w="1296" w:type="dxa"/>
                </w:tcPr>
                <w:p w14:paraId="654DDD88" w14:textId="77777777" w:rsidR="008B328A" w:rsidRDefault="008B328A" w:rsidP="003B5256">
                  <w:r>
                    <w:rPr>
                      <w:rFonts w:hint="eastAsia"/>
                    </w:rPr>
                    <w:t>1-0</w:t>
                  </w:r>
                </w:p>
              </w:tc>
              <w:tc>
                <w:tcPr>
                  <w:tcW w:w="2262" w:type="dxa"/>
                </w:tcPr>
                <w:p w14:paraId="77388631" w14:textId="77777777" w:rsidR="008B328A" w:rsidRDefault="00796697" w:rsidP="003B5256">
                  <w:r w:rsidRPr="00796697">
                    <w:rPr>
                      <w:rFonts w:hint="eastAsia"/>
                    </w:rPr>
                    <w:t>伍尔弗汉普顿流浪者</w:t>
                  </w:r>
                </w:p>
              </w:tc>
              <w:tc>
                <w:tcPr>
                  <w:tcW w:w="1519" w:type="dxa"/>
                </w:tcPr>
                <w:p w14:paraId="4E80F332" w14:textId="77777777" w:rsidR="008B328A" w:rsidRDefault="008B328A" w:rsidP="003B5256">
                  <w:r w:rsidRPr="003B5256">
                    <w:rPr>
                      <w:rFonts w:hint="eastAsia"/>
                    </w:rPr>
                    <w:t>斯坦福桥球场</w:t>
                  </w:r>
                </w:p>
              </w:tc>
            </w:tr>
            <w:tr w:rsidR="008B328A" w14:paraId="2C844EA9" w14:textId="77777777" w:rsidTr="000A7879">
              <w:trPr>
                <w:trHeight w:val="217"/>
              </w:trPr>
              <w:tc>
                <w:tcPr>
                  <w:tcW w:w="893" w:type="dxa"/>
                </w:tcPr>
                <w:p w14:paraId="1B462E1B" w14:textId="77777777" w:rsidR="008B328A" w:rsidRDefault="008B328A" w:rsidP="003B5256">
                  <w:r>
                    <w:rPr>
                      <w:rFonts w:hint="eastAsia"/>
                    </w:rPr>
                    <w:t>1922</w:t>
                  </w:r>
                </w:p>
              </w:tc>
              <w:tc>
                <w:tcPr>
                  <w:tcW w:w="2160" w:type="dxa"/>
                </w:tcPr>
                <w:p w14:paraId="6E637EB9" w14:textId="77777777" w:rsidR="008B328A" w:rsidRDefault="008B328A" w:rsidP="003B5256">
                  <w:r w:rsidRPr="008B328A">
                    <w:rPr>
                      <w:rFonts w:hint="eastAsia"/>
                    </w:rPr>
                    <w:t>哈德斯菲尔德</w:t>
                  </w:r>
                </w:p>
              </w:tc>
              <w:tc>
                <w:tcPr>
                  <w:tcW w:w="1296" w:type="dxa"/>
                </w:tcPr>
                <w:p w14:paraId="7A0172E5" w14:textId="77777777" w:rsidR="008B328A" w:rsidRDefault="008B328A" w:rsidP="003B5256">
                  <w:r>
                    <w:rPr>
                      <w:rFonts w:hint="eastAsia"/>
                    </w:rPr>
                    <w:t>1-0</w:t>
                  </w:r>
                </w:p>
              </w:tc>
              <w:tc>
                <w:tcPr>
                  <w:tcW w:w="2262" w:type="dxa"/>
                </w:tcPr>
                <w:p w14:paraId="24A1A66A" w14:textId="77777777" w:rsidR="008B328A" w:rsidRDefault="00796697" w:rsidP="003B5256">
                  <w:r w:rsidRPr="00796697">
                    <w:rPr>
                      <w:rFonts w:hint="eastAsia"/>
                    </w:rPr>
                    <w:t>普雷斯顿</w:t>
                  </w:r>
                </w:p>
              </w:tc>
              <w:tc>
                <w:tcPr>
                  <w:tcW w:w="1519" w:type="dxa"/>
                </w:tcPr>
                <w:p w14:paraId="687A07A6" w14:textId="77777777" w:rsidR="008B328A" w:rsidRDefault="008B328A" w:rsidP="003B5256">
                  <w:r w:rsidRPr="003B5256">
                    <w:rPr>
                      <w:rFonts w:hint="eastAsia"/>
                    </w:rPr>
                    <w:t>斯坦福桥球场</w:t>
                  </w:r>
                </w:p>
              </w:tc>
            </w:tr>
            <w:tr w:rsidR="008B328A" w14:paraId="62B6965D" w14:textId="77777777" w:rsidTr="000A7879">
              <w:trPr>
                <w:trHeight w:val="217"/>
              </w:trPr>
              <w:tc>
                <w:tcPr>
                  <w:tcW w:w="893" w:type="dxa"/>
                </w:tcPr>
                <w:p w14:paraId="6ACA7DB0" w14:textId="77777777" w:rsidR="008B328A" w:rsidRDefault="008B328A" w:rsidP="003B5256">
                  <w:r>
                    <w:rPr>
                      <w:rFonts w:hint="eastAsia"/>
                    </w:rPr>
                    <w:t>1923</w:t>
                  </w:r>
                </w:p>
              </w:tc>
              <w:tc>
                <w:tcPr>
                  <w:tcW w:w="2160" w:type="dxa"/>
                </w:tcPr>
                <w:p w14:paraId="7544B009" w14:textId="77777777" w:rsidR="008B328A" w:rsidRDefault="008B328A" w:rsidP="003B5256">
                  <w:r w:rsidRPr="008B328A">
                    <w:rPr>
                      <w:rFonts w:hint="eastAsia"/>
                    </w:rPr>
                    <w:t>博尔顿流浪者</w:t>
                  </w:r>
                </w:p>
              </w:tc>
              <w:tc>
                <w:tcPr>
                  <w:tcW w:w="1296" w:type="dxa"/>
                </w:tcPr>
                <w:p w14:paraId="67224712" w14:textId="77777777" w:rsidR="008B328A" w:rsidRDefault="008B328A" w:rsidP="003B5256">
                  <w:r>
                    <w:rPr>
                      <w:rFonts w:hint="eastAsia"/>
                    </w:rPr>
                    <w:t>2-0</w:t>
                  </w:r>
                </w:p>
              </w:tc>
              <w:tc>
                <w:tcPr>
                  <w:tcW w:w="2262" w:type="dxa"/>
                </w:tcPr>
                <w:p w14:paraId="290D7CD8" w14:textId="77777777" w:rsidR="008B328A" w:rsidRDefault="00796697" w:rsidP="003B5256">
                  <w:r w:rsidRPr="00796697">
                    <w:rPr>
                      <w:rFonts w:hint="eastAsia"/>
                    </w:rPr>
                    <w:t>西汉姆</w:t>
                  </w:r>
                </w:p>
              </w:tc>
              <w:tc>
                <w:tcPr>
                  <w:tcW w:w="1519" w:type="dxa"/>
                </w:tcPr>
                <w:p w14:paraId="057B3540" w14:textId="77777777" w:rsidR="008B328A" w:rsidRDefault="008B328A" w:rsidP="003B5256">
                  <w:r w:rsidRPr="008B328A">
                    <w:rPr>
                      <w:rFonts w:hint="eastAsia"/>
                    </w:rPr>
                    <w:t>温布利球场</w:t>
                  </w:r>
                </w:p>
              </w:tc>
            </w:tr>
            <w:tr w:rsidR="008B328A" w14:paraId="36526358" w14:textId="77777777" w:rsidTr="000A7879">
              <w:trPr>
                <w:trHeight w:val="217"/>
              </w:trPr>
              <w:tc>
                <w:tcPr>
                  <w:tcW w:w="893" w:type="dxa"/>
                </w:tcPr>
                <w:p w14:paraId="11B35DE2" w14:textId="77777777" w:rsidR="008B328A" w:rsidRDefault="008B328A" w:rsidP="003B5256">
                  <w:r>
                    <w:rPr>
                      <w:rFonts w:hint="eastAsia"/>
                    </w:rPr>
                    <w:t>1924</w:t>
                  </w:r>
                </w:p>
              </w:tc>
              <w:tc>
                <w:tcPr>
                  <w:tcW w:w="2160" w:type="dxa"/>
                </w:tcPr>
                <w:p w14:paraId="29255064" w14:textId="77777777" w:rsidR="008B328A" w:rsidRDefault="008B328A" w:rsidP="003B5256">
                  <w:r w:rsidRPr="008B328A">
                    <w:rPr>
                      <w:rFonts w:hint="eastAsia"/>
                    </w:rPr>
                    <w:t>纽卡斯尔联</w:t>
                  </w:r>
                </w:p>
              </w:tc>
              <w:tc>
                <w:tcPr>
                  <w:tcW w:w="1296" w:type="dxa"/>
                </w:tcPr>
                <w:p w14:paraId="1789C307" w14:textId="77777777" w:rsidR="008B328A" w:rsidRDefault="008B328A" w:rsidP="003B5256">
                  <w:r>
                    <w:rPr>
                      <w:rFonts w:hint="eastAsia"/>
                    </w:rPr>
                    <w:t>2-0</w:t>
                  </w:r>
                </w:p>
              </w:tc>
              <w:tc>
                <w:tcPr>
                  <w:tcW w:w="2262" w:type="dxa"/>
                </w:tcPr>
                <w:p w14:paraId="1B0BADF3" w14:textId="77777777" w:rsidR="008B328A" w:rsidRDefault="00796697" w:rsidP="003B5256">
                  <w:r w:rsidRPr="00796697">
                    <w:rPr>
                      <w:rFonts w:hint="eastAsia"/>
                    </w:rPr>
                    <w:t>阿斯顿维拉</w:t>
                  </w:r>
                </w:p>
              </w:tc>
              <w:tc>
                <w:tcPr>
                  <w:tcW w:w="1519" w:type="dxa"/>
                </w:tcPr>
                <w:p w14:paraId="2A1D04EB" w14:textId="77777777" w:rsidR="008B328A" w:rsidRDefault="008B328A" w:rsidP="003B5256">
                  <w:r w:rsidRPr="008B328A">
                    <w:rPr>
                      <w:rFonts w:hint="eastAsia"/>
                    </w:rPr>
                    <w:t>温布利球场</w:t>
                  </w:r>
                </w:p>
              </w:tc>
            </w:tr>
            <w:tr w:rsidR="008B328A" w14:paraId="7288A4B4" w14:textId="77777777" w:rsidTr="000A7879">
              <w:trPr>
                <w:trHeight w:val="217"/>
              </w:trPr>
              <w:tc>
                <w:tcPr>
                  <w:tcW w:w="893" w:type="dxa"/>
                </w:tcPr>
                <w:p w14:paraId="11B9F4BF" w14:textId="77777777" w:rsidR="008B328A" w:rsidRDefault="008B328A" w:rsidP="003B5256">
                  <w:r>
                    <w:rPr>
                      <w:rFonts w:hint="eastAsia"/>
                    </w:rPr>
                    <w:t>1925</w:t>
                  </w:r>
                </w:p>
              </w:tc>
              <w:tc>
                <w:tcPr>
                  <w:tcW w:w="2160" w:type="dxa"/>
                </w:tcPr>
                <w:p w14:paraId="25EF0BB2" w14:textId="77777777" w:rsidR="008B328A" w:rsidRDefault="008B328A" w:rsidP="003B5256">
                  <w:r w:rsidRPr="008B328A">
                    <w:rPr>
                      <w:rFonts w:hint="eastAsia"/>
                    </w:rPr>
                    <w:t>谢菲尔德联</w:t>
                  </w:r>
                </w:p>
              </w:tc>
              <w:tc>
                <w:tcPr>
                  <w:tcW w:w="1296" w:type="dxa"/>
                </w:tcPr>
                <w:p w14:paraId="5EA06A01" w14:textId="77777777" w:rsidR="008B328A" w:rsidRDefault="008B328A" w:rsidP="003B5256">
                  <w:r>
                    <w:rPr>
                      <w:rFonts w:hint="eastAsia"/>
                    </w:rPr>
                    <w:t>1-0</w:t>
                  </w:r>
                </w:p>
              </w:tc>
              <w:tc>
                <w:tcPr>
                  <w:tcW w:w="2262" w:type="dxa"/>
                </w:tcPr>
                <w:p w14:paraId="4B0F86FF" w14:textId="77777777" w:rsidR="008B328A" w:rsidRDefault="00796697" w:rsidP="003B5256">
                  <w:r w:rsidRPr="00796697">
                    <w:rPr>
                      <w:rFonts w:hint="eastAsia"/>
                    </w:rPr>
                    <w:t>卡迪夫城</w:t>
                  </w:r>
                </w:p>
              </w:tc>
              <w:tc>
                <w:tcPr>
                  <w:tcW w:w="1519" w:type="dxa"/>
                </w:tcPr>
                <w:p w14:paraId="2DBACE49" w14:textId="77777777" w:rsidR="008B328A" w:rsidRDefault="008B328A" w:rsidP="003B5256">
                  <w:r w:rsidRPr="008B328A">
                    <w:rPr>
                      <w:rFonts w:hint="eastAsia"/>
                    </w:rPr>
                    <w:t>温布利球场</w:t>
                  </w:r>
                </w:p>
              </w:tc>
            </w:tr>
            <w:tr w:rsidR="008B328A" w14:paraId="63414A77" w14:textId="77777777" w:rsidTr="000A7879">
              <w:trPr>
                <w:trHeight w:val="217"/>
              </w:trPr>
              <w:tc>
                <w:tcPr>
                  <w:tcW w:w="893" w:type="dxa"/>
                </w:tcPr>
                <w:p w14:paraId="7F237397" w14:textId="77777777" w:rsidR="008B328A" w:rsidRDefault="008B328A" w:rsidP="003B5256">
                  <w:r>
                    <w:rPr>
                      <w:rFonts w:hint="eastAsia"/>
                    </w:rPr>
                    <w:t>1926</w:t>
                  </w:r>
                </w:p>
              </w:tc>
              <w:tc>
                <w:tcPr>
                  <w:tcW w:w="2160" w:type="dxa"/>
                </w:tcPr>
                <w:p w14:paraId="0E165EC5" w14:textId="77777777" w:rsidR="008B328A" w:rsidRDefault="008B328A" w:rsidP="003B5256">
                  <w:r w:rsidRPr="008B328A">
                    <w:rPr>
                      <w:rFonts w:hint="eastAsia"/>
                    </w:rPr>
                    <w:t>博尔顿流浪者</w:t>
                  </w:r>
                </w:p>
              </w:tc>
              <w:tc>
                <w:tcPr>
                  <w:tcW w:w="1296" w:type="dxa"/>
                </w:tcPr>
                <w:p w14:paraId="0B3E693C" w14:textId="77777777" w:rsidR="008B328A" w:rsidRDefault="008B328A" w:rsidP="003B5256">
                  <w:r>
                    <w:rPr>
                      <w:rFonts w:hint="eastAsia"/>
                    </w:rPr>
                    <w:t>1-0</w:t>
                  </w:r>
                </w:p>
              </w:tc>
              <w:tc>
                <w:tcPr>
                  <w:tcW w:w="2262" w:type="dxa"/>
                </w:tcPr>
                <w:p w14:paraId="7457E914" w14:textId="77777777" w:rsidR="008B328A" w:rsidRDefault="00796697" w:rsidP="003B5256">
                  <w:r w:rsidRPr="00796697">
                    <w:rPr>
                      <w:rFonts w:hint="eastAsia"/>
                    </w:rPr>
                    <w:t>曼彻斯特</w:t>
                  </w:r>
                </w:p>
              </w:tc>
              <w:tc>
                <w:tcPr>
                  <w:tcW w:w="1519" w:type="dxa"/>
                </w:tcPr>
                <w:p w14:paraId="6B958CA3" w14:textId="77777777" w:rsidR="008B328A" w:rsidRDefault="008B328A" w:rsidP="003B5256">
                  <w:r w:rsidRPr="008B328A">
                    <w:rPr>
                      <w:rFonts w:hint="eastAsia"/>
                    </w:rPr>
                    <w:t>温布利球场</w:t>
                  </w:r>
                </w:p>
              </w:tc>
            </w:tr>
            <w:tr w:rsidR="008B328A" w14:paraId="54FFA881" w14:textId="77777777" w:rsidTr="000A7879">
              <w:trPr>
                <w:trHeight w:val="209"/>
              </w:trPr>
              <w:tc>
                <w:tcPr>
                  <w:tcW w:w="893" w:type="dxa"/>
                </w:tcPr>
                <w:p w14:paraId="5AD29DCE" w14:textId="77777777" w:rsidR="008B328A" w:rsidRDefault="008B328A" w:rsidP="003B5256">
                  <w:r>
                    <w:rPr>
                      <w:rFonts w:hint="eastAsia"/>
                    </w:rPr>
                    <w:t>1927</w:t>
                  </w:r>
                </w:p>
              </w:tc>
              <w:tc>
                <w:tcPr>
                  <w:tcW w:w="2160" w:type="dxa"/>
                </w:tcPr>
                <w:p w14:paraId="5CFCDB39" w14:textId="77777777" w:rsidR="008B328A" w:rsidRDefault="008B328A" w:rsidP="003B5256">
                  <w:r w:rsidRPr="008B328A">
                    <w:rPr>
                      <w:rFonts w:hint="eastAsia"/>
                    </w:rPr>
                    <w:t>卡迪夫城</w:t>
                  </w:r>
                </w:p>
              </w:tc>
              <w:tc>
                <w:tcPr>
                  <w:tcW w:w="1296" w:type="dxa"/>
                </w:tcPr>
                <w:p w14:paraId="6B730F6B" w14:textId="77777777" w:rsidR="008B328A" w:rsidRDefault="008B328A" w:rsidP="003B5256">
                  <w:r>
                    <w:rPr>
                      <w:rFonts w:hint="eastAsia"/>
                    </w:rPr>
                    <w:t>1-0</w:t>
                  </w:r>
                </w:p>
              </w:tc>
              <w:tc>
                <w:tcPr>
                  <w:tcW w:w="2262" w:type="dxa"/>
                </w:tcPr>
                <w:p w14:paraId="3823636C" w14:textId="77777777" w:rsidR="008B328A" w:rsidRDefault="00796697" w:rsidP="003B5256">
                  <w:r w:rsidRPr="00796697">
                    <w:rPr>
                      <w:rFonts w:hint="eastAsia"/>
                    </w:rPr>
                    <w:t>阿森纳</w:t>
                  </w:r>
                </w:p>
              </w:tc>
              <w:tc>
                <w:tcPr>
                  <w:tcW w:w="1519" w:type="dxa"/>
                </w:tcPr>
                <w:p w14:paraId="40AA0146" w14:textId="77777777" w:rsidR="008B328A" w:rsidRDefault="008B328A" w:rsidP="003B5256">
                  <w:r w:rsidRPr="008B328A">
                    <w:rPr>
                      <w:rFonts w:hint="eastAsia"/>
                    </w:rPr>
                    <w:t>温布利球场</w:t>
                  </w:r>
                </w:p>
              </w:tc>
            </w:tr>
            <w:tr w:rsidR="008B328A" w14:paraId="6362DACF" w14:textId="77777777" w:rsidTr="000A7879">
              <w:trPr>
                <w:trHeight w:val="217"/>
              </w:trPr>
              <w:tc>
                <w:tcPr>
                  <w:tcW w:w="893" w:type="dxa"/>
                </w:tcPr>
                <w:p w14:paraId="6EF0410A" w14:textId="77777777" w:rsidR="008B328A" w:rsidRDefault="008B328A" w:rsidP="003B5256">
                  <w:r>
                    <w:rPr>
                      <w:rFonts w:hint="eastAsia"/>
                    </w:rPr>
                    <w:t>1928</w:t>
                  </w:r>
                </w:p>
              </w:tc>
              <w:tc>
                <w:tcPr>
                  <w:tcW w:w="2160" w:type="dxa"/>
                </w:tcPr>
                <w:p w14:paraId="11FC1738" w14:textId="77777777" w:rsidR="008B328A" w:rsidRDefault="008B328A" w:rsidP="003B5256">
                  <w:r w:rsidRPr="008B328A">
                    <w:rPr>
                      <w:rFonts w:hint="eastAsia"/>
                    </w:rPr>
                    <w:t>布莱克本流浪者</w:t>
                  </w:r>
                </w:p>
              </w:tc>
              <w:tc>
                <w:tcPr>
                  <w:tcW w:w="1296" w:type="dxa"/>
                </w:tcPr>
                <w:p w14:paraId="0F13791E" w14:textId="77777777" w:rsidR="008B328A" w:rsidRDefault="008B328A" w:rsidP="003B5256">
                  <w:r>
                    <w:rPr>
                      <w:rFonts w:hint="eastAsia"/>
                    </w:rPr>
                    <w:t>3-1</w:t>
                  </w:r>
                </w:p>
              </w:tc>
              <w:tc>
                <w:tcPr>
                  <w:tcW w:w="2262" w:type="dxa"/>
                </w:tcPr>
                <w:p w14:paraId="791A2918" w14:textId="77777777" w:rsidR="008B328A" w:rsidRDefault="00796697" w:rsidP="003B5256">
                  <w:r w:rsidRPr="00796697">
                    <w:rPr>
                      <w:rFonts w:hint="eastAsia"/>
                    </w:rPr>
                    <w:t>哈德斯菲尔德</w:t>
                  </w:r>
                </w:p>
              </w:tc>
              <w:tc>
                <w:tcPr>
                  <w:tcW w:w="1519" w:type="dxa"/>
                </w:tcPr>
                <w:p w14:paraId="7BA77C92" w14:textId="77777777" w:rsidR="008B328A" w:rsidRDefault="008B328A" w:rsidP="003B5256">
                  <w:r w:rsidRPr="008B328A">
                    <w:rPr>
                      <w:rFonts w:hint="eastAsia"/>
                    </w:rPr>
                    <w:t>温布利球场</w:t>
                  </w:r>
                </w:p>
              </w:tc>
            </w:tr>
            <w:tr w:rsidR="008B328A" w14:paraId="6CEA3035" w14:textId="77777777" w:rsidTr="000A7879">
              <w:trPr>
                <w:trHeight w:val="217"/>
              </w:trPr>
              <w:tc>
                <w:tcPr>
                  <w:tcW w:w="893" w:type="dxa"/>
                </w:tcPr>
                <w:p w14:paraId="62711515" w14:textId="77777777" w:rsidR="008B328A" w:rsidRDefault="008B328A" w:rsidP="003B5256">
                  <w:r>
                    <w:rPr>
                      <w:rFonts w:hint="eastAsia"/>
                    </w:rPr>
                    <w:t>1929</w:t>
                  </w:r>
                </w:p>
              </w:tc>
              <w:tc>
                <w:tcPr>
                  <w:tcW w:w="2160" w:type="dxa"/>
                </w:tcPr>
                <w:p w14:paraId="2742B753" w14:textId="77777777" w:rsidR="008B328A" w:rsidRDefault="008B328A" w:rsidP="003B5256">
                  <w:r w:rsidRPr="008B328A">
                    <w:rPr>
                      <w:rFonts w:hint="eastAsia"/>
                    </w:rPr>
                    <w:t>博尔顿流浪者</w:t>
                  </w:r>
                </w:p>
              </w:tc>
              <w:tc>
                <w:tcPr>
                  <w:tcW w:w="1296" w:type="dxa"/>
                </w:tcPr>
                <w:p w14:paraId="457FA5D2" w14:textId="77777777" w:rsidR="008B328A" w:rsidRDefault="008B328A" w:rsidP="003B5256">
                  <w:r>
                    <w:rPr>
                      <w:rFonts w:hint="eastAsia"/>
                    </w:rPr>
                    <w:t>2-0</w:t>
                  </w:r>
                </w:p>
              </w:tc>
              <w:tc>
                <w:tcPr>
                  <w:tcW w:w="2262" w:type="dxa"/>
                </w:tcPr>
                <w:p w14:paraId="4D094BBF" w14:textId="77777777" w:rsidR="008B328A" w:rsidRDefault="00796697" w:rsidP="003B5256">
                  <w:r w:rsidRPr="00796697">
                    <w:rPr>
                      <w:rFonts w:hint="eastAsia"/>
                    </w:rPr>
                    <w:t>朴茨茅斯</w:t>
                  </w:r>
                </w:p>
              </w:tc>
              <w:tc>
                <w:tcPr>
                  <w:tcW w:w="1519" w:type="dxa"/>
                </w:tcPr>
                <w:p w14:paraId="78ABABC9" w14:textId="77777777" w:rsidR="008B328A" w:rsidRDefault="008B328A" w:rsidP="003B5256">
                  <w:r w:rsidRPr="008B328A">
                    <w:rPr>
                      <w:rFonts w:hint="eastAsia"/>
                    </w:rPr>
                    <w:t>温布利球场</w:t>
                  </w:r>
                </w:p>
              </w:tc>
            </w:tr>
            <w:tr w:rsidR="008B328A" w14:paraId="02A33681" w14:textId="77777777" w:rsidTr="000A7879">
              <w:trPr>
                <w:trHeight w:val="217"/>
              </w:trPr>
              <w:tc>
                <w:tcPr>
                  <w:tcW w:w="893" w:type="dxa"/>
                </w:tcPr>
                <w:p w14:paraId="6F485A8F" w14:textId="77777777" w:rsidR="008B328A" w:rsidRDefault="008B328A" w:rsidP="003B5256">
                  <w:r>
                    <w:rPr>
                      <w:rFonts w:hint="eastAsia"/>
                    </w:rPr>
                    <w:t>1930</w:t>
                  </w:r>
                </w:p>
              </w:tc>
              <w:tc>
                <w:tcPr>
                  <w:tcW w:w="2160" w:type="dxa"/>
                </w:tcPr>
                <w:p w14:paraId="45C72326" w14:textId="77777777" w:rsidR="008B328A" w:rsidRDefault="008B328A" w:rsidP="003B5256">
                  <w:r w:rsidRPr="008B328A">
                    <w:rPr>
                      <w:rFonts w:hint="eastAsia"/>
                    </w:rPr>
                    <w:t>阿森纳</w:t>
                  </w:r>
                </w:p>
              </w:tc>
              <w:tc>
                <w:tcPr>
                  <w:tcW w:w="1296" w:type="dxa"/>
                </w:tcPr>
                <w:p w14:paraId="039C44BF" w14:textId="77777777" w:rsidR="008B328A" w:rsidRDefault="008B328A" w:rsidP="003B5256">
                  <w:r>
                    <w:rPr>
                      <w:rFonts w:hint="eastAsia"/>
                    </w:rPr>
                    <w:t>2-0</w:t>
                  </w:r>
                </w:p>
              </w:tc>
              <w:tc>
                <w:tcPr>
                  <w:tcW w:w="2262" w:type="dxa"/>
                </w:tcPr>
                <w:p w14:paraId="1D0601FF" w14:textId="77777777" w:rsidR="008B328A" w:rsidRDefault="00796697" w:rsidP="003B5256">
                  <w:r w:rsidRPr="00796697">
                    <w:rPr>
                      <w:rFonts w:hint="eastAsia"/>
                    </w:rPr>
                    <w:t>哈德斯菲尔德</w:t>
                  </w:r>
                </w:p>
              </w:tc>
              <w:tc>
                <w:tcPr>
                  <w:tcW w:w="1519" w:type="dxa"/>
                </w:tcPr>
                <w:p w14:paraId="0A87465E" w14:textId="77777777" w:rsidR="008B328A" w:rsidRDefault="008B328A" w:rsidP="003B5256">
                  <w:r w:rsidRPr="008B328A">
                    <w:rPr>
                      <w:rFonts w:hint="eastAsia"/>
                    </w:rPr>
                    <w:t>温布利球场</w:t>
                  </w:r>
                </w:p>
              </w:tc>
            </w:tr>
          </w:tbl>
          <w:p w14:paraId="4A6EA8BD" w14:textId="77777777" w:rsidR="003B5256" w:rsidRPr="003B5256" w:rsidRDefault="003B5256" w:rsidP="003B5256">
            <w:pPr>
              <w:ind w:firstLineChars="200" w:firstLine="420"/>
            </w:pPr>
          </w:p>
        </w:tc>
      </w:tr>
    </w:tbl>
    <w:p w14:paraId="0E39B5B1" w14:textId="77777777" w:rsidR="00D53933" w:rsidRDefault="00D53933" w:rsidP="00D53933"/>
    <w:p w14:paraId="56FBF215" w14:textId="77777777" w:rsidR="00C9425C" w:rsidRDefault="00C9425C" w:rsidP="00C9425C">
      <w:pPr>
        <w:pStyle w:val="2"/>
      </w:pPr>
      <w:r>
        <w:rPr>
          <w:rFonts w:hint="eastAsia"/>
        </w:rPr>
        <w:t>赛马</w:t>
      </w:r>
    </w:p>
    <w:p w14:paraId="1A8304F8" w14:textId="77777777" w:rsidR="000A7879" w:rsidRDefault="000A7879" w:rsidP="005855E3">
      <w:pPr>
        <w:ind w:firstLineChars="200" w:firstLine="420"/>
      </w:pPr>
      <w:r w:rsidRPr="000A7879">
        <w:rPr>
          <w:rFonts w:hint="eastAsia"/>
        </w:rPr>
        <w:t>亚历山德拉公园</w:t>
      </w:r>
      <w:r w:rsidRPr="000A7879">
        <w:t>Alexandra Park</w:t>
      </w:r>
      <w:r>
        <w:rPr>
          <w:rFonts w:hint="eastAsia"/>
        </w:rPr>
        <w:t>占地80公顷，位伦敦北部，1900年根据议会法案建立，是伦敦赛马的主要发源地。</w:t>
      </w:r>
      <w:r w:rsidRPr="000A7879">
        <w:rPr>
          <w:rFonts w:hint="eastAsia"/>
        </w:rPr>
        <w:t>华丽的维多利亚式看台和铸铁栏杆</w:t>
      </w:r>
      <w:r>
        <w:rPr>
          <w:rFonts w:hint="eastAsia"/>
        </w:rPr>
        <w:t>令人印象深刻，而每年伦敦杯</w:t>
      </w:r>
      <w:r w:rsidRPr="000A7879">
        <w:t>London Cup</w:t>
      </w:r>
      <w:r>
        <w:rPr>
          <w:rFonts w:hint="eastAsia"/>
        </w:rPr>
        <w:t>举行的时候，这里都会人山人海。</w:t>
      </w:r>
      <w:r w:rsidRPr="000A7879">
        <w:rPr>
          <w:rFonts w:hint="eastAsia"/>
        </w:rPr>
        <w:t>肯普顿公园赛马场</w:t>
      </w:r>
      <w:r w:rsidRPr="000A7879">
        <w:t>(Kempton Park Racecourse)</w:t>
      </w:r>
      <w:r w:rsidRPr="000A7879">
        <w:rPr>
          <w:rFonts w:hint="eastAsia"/>
        </w:rPr>
        <w:t xml:space="preserve"> </w:t>
      </w:r>
      <w:r w:rsidR="005855E3">
        <w:rPr>
          <w:rFonts w:hint="eastAsia"/>
        </w:rPr>
        <w:t>是位于</w:t>
      </w:r>
      <w:r w:rsidRPr="000A7879">
        <w:rPr>
          <w:rFonts w:hint="eastAsia"/>
        </w:rPr>
        <w:t>萨里郡</w:t>
      </w:r>
      <w:r w:rsidRPr="000A7879">
        <w:t xml:space="preserve">(Surrey) </w:t>
      </w:r>
      <w:r w:rsidRPr="000A7879">
        <w:rPr>
          <w:rFonts w:hint="eastAsia"/>
        </w:rPr>
        <w:t>泰晤士河畔森伯里</w:t>
      </w:r>
      <w:r>
        <w:rPr>
          <w:rFonts w:hint="eastAsia"/>
        </w:rPr>
        <w:t>（</w:t>
      </w:r>
      <w:r w:rsidRPr="000A7879">
        <w:t>Sunbury-on-Thames</w:t>
      </w:r>
      <w:r>
        <w:rPr>
          <w:rFonts w:hint="eastAsia"/>
        </w:rPr>
        <w:t>）</w:t>
      </w:r>
      <w:r w:rsidR="005855E3">
        <w:rPr>
          <w:rFonts w:hint="eastAsia"/>
        </w:rPr>
        <w:t>的一个赛马场，</w:t>
      </w:r>
      <w:r w:rsidR="005855E3" w:rsidRPr="005855E3">
        <w:rPr>
          <w:rFonts w:hint="eastAsia"/>
        </w:rPr>
        <w:t>它位于伦敦西郊，距离市中心</w:t>
      </w:r>
      <w:r w:rsidR="005855E3" w:rsidRPr="005855E3">
        <w:t>16</w:t>
      </w:r>
      <w:r w:rsidR="005855E3">
        <w:t>英里</w:t>
      </w:r>
      <w:r w:rsidR="005855E3">
        <w:rPr>
          <w:rFonts w:hint="eastAsia"/>
        </w:rPr>
        <w:t>。其他主要的赛马场都在伦敦以外，但对于富裕的伦敦人来说，赛马是社交日程的重要组成部分，这些赛马场都值得一去。</w:t>
      </w:r>
    </w:p>
    <w:tbl>
      <w:tblPr>
        <w:tblStyle w:val="aa"/>
        <w:tblW w:w="0" w:type="auto"/>
        <w:tblLook w:val="04A0" w:firstRow="1" w:lastRow="0" w:firstColumn="1" w:lastColumn="0" w:noHBand="0" w:noVBand="1"/>
      </w:tblPr>
      <w:tblGrid>
        <w:gridCol w:w="8296"/>
      </w:tblGrid>
      <w:tr w:rsidR="005855E3" w14:paraId="539B437D" w14:textId="77777777" w:rsidTr="005855E3">
        <w:tc>
          <w:tcPr>
            <w:tcW w:w="8296" w:type="dxa"/>
          </w:tcPr>
          <w:p w14:paraId="2F6262CE" w14:textId="77777777" w:rsidR="005855E3" w:rsidRDefault="005855E3" w:rsidP="005855E3">
            <w:pPr>
              <w:pStyle w:val="ab"/>
            </w:pPr>
            <w:r>
              <w:rPr>
                <w:rFonts w:hint="eastAsia"/>
              </w:rPr>
              <w:t>著名</w:t>
            </w:r>
            <w:r w:rsidRPr="005855E3">
              <w:rPr>
                <w:rFonts w:hint="eastAsia"/>
              </w:rPr>
              <w:t>赛马大赛</w:t>
            </w:r>
          </w:p>
          <w:p w14:paraId="6C7541F7" w14:textId="77777777" w:rsidR="005855E3" w:rsidRDefault="003B0BA0" w:rsidP="00542ACD">
            <w:pPr>
              <w:pStyle w:val="a3"/>
            </w:pPr>
            <w:r>
              <w:rPr>
                <w:rFonts w:hint="eastAsia"/>
              </w:rPr>
              <w:t>阿斯科特</w:t>
            </w:r>
          </w:p>
          <w:p w14:paraId="6970855B" w14:textId="099D7AC4" w:rsidR="005855E3" w:rsidRDefault="005855E3" w:rsidP="003B0BA0">
            <w:pPr>
              <w:ind w:firstLineChars="200" w:firstLine="420"/>
            </w:pPr>
            <w:r w:rsidRPr="005855E3">
              <w:rPr>
                <w:rFonts w:hint="eastAsia"/>
              </w:rPr>
              <w:t>阿斯科特</w:t>
            </w:r>
            <w:r w:rsidR="00CD4551">
              <w:rPr>
                <w:rFonts w:hint="eastAsia"/>
              </w:rPr>
              <w:t>赛马场</w:t>
            </w:r>
            <w:r w:rsidRPr="005855E3">
              <w:rPr>
                <w:rFonts w:hint="eastAsia"/>
              </w:rPr>
              <w:t>于</w:t>
            </w:r>
            <w:r w:rsidRPr="005855E3">
              <w:t>1711年由安妮女王创立</w:t>
            </w:r>
            <w:r>
              <w:rPr>
                <w:rFonts w:hint="eastAsia"/>
              </w:rPr>
              <w:t>，1813年议会通过法案来确保其为国家所有，</w:t>
            </w:r>
            <w:r w:rsidR="00CD4551">
              <w:rPr>
                <w:rFonts w:hint="eastAsia"/>
              </w:rPr>
              <w:t>1913年议会又通过法案建立</w:t>
            </w:r>
            <w:ins w:id="47" w:author="Liu, Jiatong" w:date="2023-09-17T16:25:00Z">
              <w:r w:rsidR="00E369F6">
                <w:rPr>
                  <w:rFonts w:hint="eastAsia"/>
                </w:rPr>
                <w:t>了阿斯科特</w:t>
              </w:r>
            </w:ins>
            <w:del w:id="48" w:author="Liu, Jiatong" w:date="2023-09-17T16:25:00Z">
              <w:r w:rsidR="00CD4551" w:rsidDel="00E369F6">
                <w:rPr>
                  <w:rFonts w:hint="eastAsia"/>
                </w:rPr>
                <w:delText>了</w:delText>
              </w:r>
              <w:commentRangeStart w:id="49"/>
              <w:r w:rsidR="00CD4551" w:rsidDel="00E369F6">
                <w:rPr>
                  <w:rFonts w:hint="eastAsia"/>
                </w:rPr>
                <w:delText>爱斯科</w:delText>
              </w:r>
            </w:del>
            <w:commentRangeEnd w:id="49"/>
            <w:r w:rsidR="00E369F6">
              <w:rPr>
                <w:rStyle w:val="ad"/>
              </w:rPr>
              <w:commentReference w:id="49"/>
            </w:r>
            <w:r w:rsidR="00CD4551">
              <w:rPr>
                <w:rFonts w:hint="eastAsia"/>
              </w:rPr>
              <w:t>管理局来打理这片土地。这片赛马场</w:t>
            </w:r>
            <w:del w:id="50" w:author="Liu, Jiatong" w:date="2023-09-17T16:26:00Z">
              <w:r w:rsidR="00CD4551" w:rsidDel="00E369F6">
                <w:rPr>
                  <w:rFonts w:hint="eastAsia"/>
                </w:rPr>
                <w:delText>举行的</w:delText>
              </w:r>
            </w:del>
            <w:r w:rsidR="00CD4551">
              <w:rPr>
                <w:rFonts w:hint="eastAsia"/>
              </w:rPr>
              <w:t>唯一的比赛就是</w:t>
            </w:r>
            <w:ins w:id="51" w:author="Liu, Jiatong" w:date="2023-09-17T16:25:00Z">
              <w:r w:rsidR="00E369F6">
                <w:rPr>
                  <w:rFonts w:hint="eastAsia"/>
                </w:rPr>
                <w:t>在每年六月</w:t>
              </w:r>
            </w:ins>
            <w:ins w:id="52" w:author="Liu, Jiatong" w:date="2023-09-17T16:26:00Z">
              <w:r w:rsidR="00E369F6">
                <w:rPr>
                  <w:rFonts w:hint="eastAsia"/>
                </w:rPr>
                <w:t>举行的</w:t>
              </w:r>
            </w:ins>
            <w:r w:rsidR="00CD4551">
              <w:rPr>
                <w:rFonts w:hint="eastAsia"/>
              </w:rPr>
              <w:t>为期四天的皇家赛马会</w:t>
            </w:r>
            <w:ins w:id="53" w:author="Liu, Jiatong" w:date="2023-09-17T16:26:00Z">
              <w:r w:rsidR="00E369F6">
                <w:rPr>
                  <w:rFonts w:hint="eastAsia"/>
                </w:rPr>
                <w:t>，</w:t>
              </w:r>
            </w:ins>
            <w:del w:id="54" w:author="Liu, Jiatong" w:date="2023-09-17T16:26:00Z">
              <w:r w:rsidR="00CD4551" w:rsidDel="00E369F6">
                <w:rPr>
                  <w:rFonts w:hint="eastAsia"/>
                </w:rPr>
                <w:delText>，这场比赛在六月举行，</w:delText>
              </w:r>
            </w:del>
            <w:r w:rsidR="00CD4551">
              <w:rPr>
                <w:rFonts w:hint="eastAsia"/>
              </w:rPr>
              <w:t>当时的执政者也会出席。这是一个重要的社交活动，</w:t>
            </w:r>
            <w:r w:rsidR="003B0BA0">
              <w:rPr>
                <w:rFonts w:hint="eastAsia"/>
              </w:rPr>
              <w:t>参加赛马会的男士会穿着</w:t>
            </w:r>
            <w:r w:rsidR="003B0BA0" w:rsidRPr="003B0BA0">
              <w:rPr>
                <w:rFonts w:hint="eastAsia"/>
              </w:rPr>
              <w:t>晨礼服</w:t>
            </w:r>
            <w:r w:rsidR="003B0BA0">
              <w:rPr>
                <w:rFonts w:hint="eastAsia"/>
              </w:rPr>
              <w:t>或者制服，而他们的女伴会穿着漂亮的连衣裙，带着华丽的帽子。阿斯科特赛马场</w:t>
            </w:r>
            <w:r w:rsidR="003B0BA0" w:rsidRPr="003B0BA0">
              <w:t>位于伦敦西部</w:t>
            </w:r>
            <w:r w:rsidR="003B0BA0">
              <w:rPr>
                <w:rFonts w:hint="eastAsia"/>
              </w:rPr>
              <w:t>，距离</w:t>
            </w:r>
            <w:r w:rsidR="003B0BA0" w:rsidRPr="003B0BA0">
              <w:rPr>
                <w:rFonts w:hint="eastAsia"/>
              </w:rPr>
              <w:t>温莎城堡</w:t>
            </w:r>
            <w:r w:rsidR="003B0BA0">
              <w:rPr>
                <w:rFonts w:hint="eastAsia"/>
              </w:rPr>
              <w:t>不远。</w:t>
            </w:r>
            <w:r w:rsidR="003B0BA0" w:rsidRPr="003B0BA0">
              <w:t>(见</w:t>
            </w:r>
            <w:commentRangeStart w:id="55"/>
            <w:r w:rsidR="003B0BA0">
              <w:rPr>
                <w:rFonts w:hint="eastAsia"/>
              </w:rPr>
              <w:t>P</w:t>
            </w:r>
            <w:r w:rsidR="003B0BA0" w:rsidRPr="003B0BA0">
              <w:t>167</w:t>
            </w:r>
            <w:commentRangeEnd w:id="55"/>
            <w:r w:rsidR="003B0BA0">
              <w:rPr>
                <w:rStyle w:val="ad"/>
              </w:rPr>
              <w:commentReference w:id="55"/>
            </w:r>
            <w:r w:rsidR="003B0BA0" w:rsidRPr="003B0BA0">
              <w:t>)。</w:t>
            </w:r>
          </w:p>
          <w:p w14:paraId="1CB8F22A" w14:textId="77777777" w:rsidR="003B0BA0" w:rsidRDefault="003B0BA0" w:rsidP="00542ACD">
            <w:pPr>
              <w:pStyle w:val="a3"/>
            </w:pPr>
            <w:r>
              <w:rPr>
                <w:rFonts w:hint="eastAsia"/>
              </w:rPr>
              <w:lastRenderedPageBreak/>
              <w:t>福克斯通</w:t>
            </w:r>
          </w:p>
          <w:p w14:paraId="7E2F03A1" w14:textId="457647D3" w:rsidR="003B0BA0" w:rsidRDefault="003B0BA0" w:rsidP="003B0BA0">
            <w:pPr>
              <w:ind w:firstLineChars="200" w:firstLine="420"/>
            </w:pPr>
            <w:r>
              <w:rPr>
                <w:rFonts w:hint="eastAsia"/>
              </w:rPr>
              <w:t>福克斯通很容易从</w:t>
            </w:r>
            <w:r w:rsidRPr="003B0BA0">
              <w:rPr>
                <w:rFonts w:hint="eastAsia"/>
              </w:rPr>
              <w:t>查令十字站</w:t>
            </w:r>
            <w:r>
              <w:rPr>
                <w:rFonts w:hint="eastAsia"/>
              </w:rPr>
              <w:t>乘火车抵达，这里不举行</w:t>
            </w:r>
            <w:ins w:id="56" w:author="Liu, Jiatong" w:date="2023-09-17T16:28:00Z">
              <w:r w:rsidR="00E369F6">
                <w:rPr>
                  <w:rFonts w:hint="eastAsia"/>
                </w:rPr>
                <w:t>上流的</w:t>
              </w:r>
            </w:ins>
            <w:del w:id="57" w:author="Liu, Jiatong" w:date="2023-09-17T16:27:00Z">
              <w:r w:rsidDel="00E369F6">
                <w:rPr>
                  <w:rFonts w:hint="eastAsia"/>
                </w:rPr>
                <w:delText>上层阶级</w:delText>
              </w:r>
            </w:del>
            <w:r>
              <w:rPr>
                <w:rFonts w:hint="eastAsia"/>
              </w:rPr>
              <w:t>或者著名的比赛，这里的比赛在中产阶级和穷人</w:t>
            </w:r>
            <w:ins w:id="58" w:author="Liu, Jiatong" w:date="2023-09-17T16:28:00Z">
              <w:r w:rsidR="00E369F6">
                <w:rPr>
                  <w:rFonts w:hint="eastAsia"/>
                </w:rPr>
                <w:t>中</w:t>
              </w:r>
            </w:ins>
            <w:r>
              <w:rPr>
                <w:rFonts w:hint="eastAsia"/>
              </w:rPr>
              <w:t>（如果</w:t>
            </w:r>
            <w:ins w:id="59" w:author="Liu, Jiatong" w:date="2023-09-17T16:28:00Z">
              <w:r w:rsidR="00E369F6">
                <w:rPr>
                  <w:rFonts w:hint="eastAsia"/>
                </w:rPr>
                <w:t>后者</w:t>
              </w:r>
            </w:ins>
            <w:del w:id="60" w:author="Liu, Jiatong" w:date="2023-09-17T16:28:00Z">
              <w:r w:rsidDel="00E369F6">
                <w:rPr>
                  <w:rFonts w:hint="eastAsia"/>
                </w:rPr>
                <w:delText>他们</w:delText>
              </w:r>
            </w:del>
            <w:r>
              <w:rPr>
                <w:rFonts w:hint="eastAsia"/>
              </w:rPr>
              <w:t>负担得起）</w:t>
            </w:r>
            <w:del w:id="61" w:author="Liu, Jiatong" w:date="2023-09-17T16:28:00Z">
              <w:r w:rsidDel="00E369F6">
                <w:rPr>
                  <w:rFonts w:hint="eastAsia"/>
                </w:rPr>
                <w:delText>中</w:delText>
              </w:r>
            </w:del>
            <w:r>
              <w:rPr>
                <w:rFonts w:hint="eastAsia"/>
              </w:rPr>
              <w:t>很受欢迎。</w:t>
            </w:r>
          </w:p>
          <w:p w14:paraId="6CAB378A" w14:textId="77777777" w:rsidR="003B0BA0" w:rsidRDefault="003B0BA0" w:rsidP="00542ACD">
            <w:pPr>
              <w:pStyle w:val="a3"/>
            </w:pPr>
            <w:r w:rsidRPr="003B0BA0">
              <w:rPr>
                <w:rFonts w:hint="eastAsia"/>
              </w:rPr>
              <w:t>埃普索姆丘陵</w:t>
            </w:r>
            <w:r w:rsidR="002440CC">
              <w:t xml:space="preserve">Epsom Downs </w:t>
            </w:r>
          </w:p>
          <w:p w14:paraId="7F7E934D" w14:textId="77777777" w:rsidR="003B0BA0" w:rsidRDefault="003B0BA0" w:rsidP="003B0BA0">
            <w:pPr>
              <w:ind w:firstLineChars="200" w:firstLine="420"/>
            </w:pPr>
            <w:r w:rsidRPr="003B0BA0">
              <w:rPr>
                <w:rFonts w:hint="eastAsia"/>
              </w:rPr>
              <w:t>埃普索姆丘陵</w:t>
            </w:r>
            <w:r>
              <w:rPr>
                <w:rFonts w:hint="eastAsia"/>
              </w:rPr>
              <w:t>是英国历史上的一个黑暗脚注，1913年，</w:t>
            </w:r>
            <w:r w:rsidR="002440CC" w:rsidRPr="002440CC">
              <w:rPr>
                <w:rFonts w:hint="eastAsia"/>
              </w:rPr>
              <w:t>妇女参政论者艾米丽·戴维森</w:t>
            </w:r>
            <w:r w:rsidR="002440CC" w:rsidRPr="002440CC">
              <w:t>(Emily Davison)在乔治五世(King George V)的马安莫(Anmer)面前</w:t>
            </w:r>
            <w:r w:rsidR="002440CC" w:rsidRPr="002440CC">
              <w:rPr>
                <w:rFonts w:hint="eastAsia"/>
              </w:rPr>
              <w:t>自戕</w:t>
            </w:r>
            <w:r w:rsidR="002440CC" w:rsidRPr="002440CC">
              <w:t>，</w:t>
            </w:r>
            <w:r w:rsidR="002440CC">
              <w:rPr>
                <w:rFonts w:hint="eastAsia"/>
              </w:rPr>
              <w:t>使乔治五世落马。</w:t>
            </w:r>
            <w:r w:rsidR="002440CC" w:rsidRPr="002440CC">
              <w:rPr>
                <w:rFonts w:hint="eastAsia"/>
              </w:rPr>
              <w:t>戴维森</w:t>
            </w:r>
            <w:r w:rsidR="002440CC">
              <w:rPr>
                <w:rFonts w:hint="eastAsia"/>
              </w:rPr>
              <w:t>也</w:t>
            </w:r>
            <w:r w:rsidR="002440CC" w:rsidRPr="002440CC">
              <w:rPr>
                <w:rFonts w:hint="eastAsia"/>
              </w:rPr>
              <w:t>伤势严重，四天后死亡。</w:t>
            </w:r>
          </w:p>
          <w:p w14:paraId="35E60003" w14:textId="77777777" w:rsidR="002440CC" w:rsidRPr="003B0BA0" w:rsidRDefault="002440CC" w:rsidP="003B0BA0">
            <w:pPr>
              <w:ind w:firstLineChars="200" w:firstLine="420"/>
            </w:pPr>
            <w:r>
              <w:rPr>
                <w:rFonts w:hint="eastAsia"/>
              </w:rPr>
              <w:t>在</w:t>
            </w:r>
            <w:r w:rsidRPr="003B0BA0">
              <w:rPr>
                <w:rFonts w:hint="eastAsia"/>
              </w:rPr>
              <w:t>埃普索姆丘陵</w:t>
            </w:r>
            <w:r>
              <w:rPr>
                <w:rFonts w:hint="eastAsia"/>
              </w:rPr>
              <w:t>举办的最有名的赛事是</w:t>
            </w:r>
            <w:r w:rsidRPr="002440CC">
              <w:rPr>
                <w:rFonts w:hint="eastAsia"/>
              </w:rPr>
              <w:t>橡树大赛</w:t>
            </w:r>
            <w:r>
              <w:rPr>
                <w:rFonts w:hint="eastAsia"/>
              </w:rPr>
              <w:t>，每年六月初举行。</w:t>
            </w:r>
          </w:p>
        </w:tc>
      </w:tr>
    </w:tbl>
    <w:p w14:paraId="0678E86F" w14:textId="77777777" w:rsidR="005855E3" w:rsidRPr="003B0BA0" w:rsidRDefault="005855E3" w:rsidP="005855E3">
      <w:pPr>
        <w:ind w:firstLineChars="200" w:firstLine="420"/>
      </w:pPr>
    </w:p>
    <w:p w14:paraId="67798B84" w14:textId="77777777" w:rsidR="00C9425C" w:rsidRDefault="00C9425C" w:rsidP="00C9425C">
      <w:pPr>
        <w:pStyle w:val="2"/>
      </w:pPr>
      <w:r>
        <w:rPr>
          <w:rFonts w:hint="eastAsia"/>
        </w:rPr>
        <w:t>赛狗</w:t>
      </w:r>
      <w:r>
        <w:t>greyhound rac</w:t>
      </w:r>
      <w:r>
        <w:rPr>
          <w:rFonts w:hint="eastAsia"/>
        </w:rPr>
        <w:t>ing</w:t>
      </w:r>
    </w:p>
    <w:p w14:paraId="3CEA32B3" w14:textId="498F8BC7" w:rsidR="005A41F3" w:rsidRDefault="002440CC" w:rsidP="002440CC">
      <w:pPr>
        <w:ind w:firstLineChars="200" w:firstLine="420"/>
      </w:pPr>
      <w:r>
        <w:rPr>
          <w:rFonts w:hint="eastAsia"/>
        </w:rPr>
        <w:t>如果说赛马是有钱绅士的消遣，那么赛狗就是劳动者的娱乐。</w:t>
      </w:r>
      <w:r w:rsidRPr="002440CC">
        <w:rPr>
          <w:rFonts w:hint="eastAsia"/>
        </w:rPr>
        <w:t>赛狗</w:t>
      </w:r>
      <w:r>
        <w:rPr>
          <w:rFonts w:hint="eastAsia"/>
        </w:rPr>
        <w:t>原是美国的一项运动，1920</w:t>
      </w:r>
      <w:r w:rsidRPr="002440CC">
        <w:t>年代</w:t>
      </w:r>
      <w:r>
        <w:rPr>
          <w:rFonts w:hint="eastAsia"/>
        </w:rPr>
        <w:t>才</w:t>
      </w:r>
      <w:r w:rsidRPr="002440CC">
        <w:t>在英国流行起来。</w:t>
      </w:r>
      <w:r w:rsidRPr="002440CC">
        <w:rPr>
          <w:rFonts w:hint="eastAsia"/>
        </w:rPr>
        <w:t>它吸引了来自所有社会阶层的大量人群</w:t>
      </w:r>
      <w:r>
        <w:rPr>
          <w:rFonts w:hint="eastAsia"/>
        </w:rPr>
        <w:t>，</w:t>
      </w:r>
      <w:r w:rsidR="005A41F3">
        <w:rPr>
          <w:rFonts w:hint="eastAsia"/>
        </w:rPr>
        <w:t>因为比赛赛道就在城中，很容易前往</w:t>
      </w:r>
      <w:ins w:id="62" w:author="Liu, Jiatong" w:date="2023-09-17T16:30:00Z">
        <w:r w:rsidR="00954C7C">
          <w:rPr>
            <w:rFonts w:hint="eastAsia"/>
          </w:rPr>
          <w:t>；</w:t>
        </w:r>
      </w:ins>
      <w:del w:id="63" w:author="Liu, Jiatong" w:date="2023-09-17T16:30:00Z">
        <w:r w:rsidR="005A41F3" w:rsidDel="00954C7C">
          <w:rPr>
            <w:rFonts w:hint="eastAsia"/>
          </w:rPr>
          <w:delText>，</w:delText>
        </w:r>
      </w:del>
      <w:r w:rsidR="005A41F3">
        <w:rPr>
          <w:rFonts w:hint="eastAsia"/>
        </w:rPr>
        <w:t>而且比赛往往在下班后的晚上举行，所以</w:t>
      </w:r>
      <w:ins w:id="64" w:author="Liu, Jiatong" w:date="2023-09-17T16:30:00Z">
        <w:r w:rsidR="00954C7C">
          <w:rPr>
            <w:rFonts w:hint="eastAsia"/>
          </w:rPr>
          <w:t>很受男性工人欢迎。</w:t>
        </w:r>
      </w:ins>
      <w:del w:id="65" w:author="Liu, Jiatong" w:date="2023-09-17T16:30:00Z">
        <w:r w:rsidR="005A41F3" w:rsidDel="00954C7C">
          <w:rPr>
            <w:rFonts w:hint="eastAsia"/>
          </w:rPr>
          <w:delText>在工人阶级的男性中特别受欢迎。</w:delText>
        </w:r>
      </w:del>
    </w:p>
    <w:p w14:paraId="7FA7DE81" w14:textId="77777777" w:rsidR="002440CC" w:rsidRDefault="005A41F3" w:rsidP="002440CC">
      <w:pPr>
        <w:ind w:firstLineChars="200" w:firstLine="420"/>
      </w:pPr>
      <w:r w:rsidRPr="005A41F3">
        <w:rPr>
          <w:rFonts w:hint="eastAsia"/>
        </w:rPr>
        <w:t>在这项运动最受欢迎的时期，伦敦有</w:t>
      </w:r>
      <w:r w:rsidRPr="005A41F3">
        <w:t>6个灰狗体育场。</w:t>
      </w:r>
      <w:r>
        <w:rPr>
          <w:rFonts w:hint="eastAsia"/>
        </w:rPr>
        <w:t>其中最负盛名的是1927年开放的</w:t>
      </w:r>
      <w:r w:rsidRPr="005A41F3">
        <w:rPr>
          <w:rFonts w:hint="eastAsia"/>
        </w:rPr>
        <w:t>哈林盖体育场</w:t>
      </w:r>
      <w:r>
        <w:rPr>
          <w:rFonts w:hint="eastAsia"/>
        </w:rPr>
        <w:t>，拥有50，000个座位，还为晚上的比赛提供照明。</w:t>
      </w:r>
    </w:p>
    <w:p w14:paraId="66100721" w14:textId="70F653FE" w:rsidR="00C9425C" w:rsidRDefault="00C9425C" w:rsidP="00C9425C">
      <w:pPr>
        <w:pStyle w:val="2"/>
      </w:pPr>
      <w:r>
        <w:rPr>
          <w:rFonts w:hint="eastAsia"/>
        </w:rPr>
        <w:t>赛艇</w:t>
      </w:r>
    </w:p>
    <w:p w14:paraId="35012784" w14:textId="28B1EE0A" w:rsidR="004F0785" w:rsidRDefault="004F0785" w:rsidP="004F0785">
      <w:pPr>
        <w:ind w:firstLineChars="200" w:firstLine="420"/>
      </w:pPr>
      <w:r w:rsidRPr="004F0785">
        <w:rPr>
          <w:rFonts w:hint="eastAsia"/>
        </w:rPr>
        <w:t>伦敦东南部</w:t>
      </w:r>
      <w:r>
        <w:rPr>
          <w:rFonts w:hint="eastAsia"/>
        </w:rPr>
        <w:t>的</w:t>
      </w:r>
      <w:r w:rsidRPr="004F0785">
        <w:rPr>
          <w:rFonts w:hint="eastAsia"/>
        </w:rPr>
        <w:t>泰晤士河</w:t>
      </w:r>
      <w:r>
        <w:rPr>
          <w:rFonts w:hint="eastAsia"/>
        </w:rPr>
        <w:t>，逐渐从一条运载河流变成了伦敦的精英门的</w:t>
      </w:r>
      <w:r w:rsidR="005E3CC9">
        <w:rPr>
          <w:rFonts w:hint="eastAsia"/>
        </w:rPr>
        <w:t>游玩场所。在泰晤士河上，赛艇是一项很受欢迎的娱乐活动，有诸如</w:t>
      </w:r>
      <w:r w:rsidR="005E3CC9" w:rsidRPr="005E3CC9">
        <w:rPr>
          <w:rFonts w:hint="eastAsia"/>
        </w:rPr>
        <w:t>亨利</w:t>
      </w:r>
      <w:r w:rsidR="005E3CC9">
        <w:rPr>
          <w:rFonts w:hint="eastAsia"/>
        </w:rPr>
        <w:t>（</w:t>
      </w:r>
      <w:r w:rsidR="005E3CC9" w:rsidRPr="005E3CC9">
        <w:t>Henley</w:t>
      </w:r>
      <w:r w:rsidR="005E3CC9">
        <w:rPr>
          <w:rFonts w:hint="eastAsia"/>
        </w:rPr>
        <w:t>）和</w:t>
      </w:r>
      <w:r w:rsidR="005E3CC9" w:rsidRPr="005E3CC9">
        <w:rPr>
          <w:rFonts w:hint="eastAsia"/>
        </w:rPr>
        <w:t>帕特尼</w:t>
      </w:r>
      <w:r w:rsidR="005E3CC9" w:rsidRPr="005E3CC9">
        <w:t>(Putney)</w:t>
      </w:r>
      <w:r w:rsidR="005E3CC9">
        <w:rPr>
          <w:rFonts w:hint="eastAsia"/>
        </w:rPr>
        <w:t>这样的著名赛艇俱乐部。</w:t>
      </w:r>
    </w:p>
    <w:p w14:paraId="4D05AC1B" w14:textId="43987E34" w:rsidR="005E3CC9" w:rsidRDefault="005E3CC9" w:rsidP="004F0785">
      <w:pPr>
        <w:ind w:firstLineChars="200" w:firstLine="420"/>
      </w:pPr>
      <w:r w:rsidRPr="005E3CC9">
        <w:t>1879年，大都会赛艇协会</w:t>
      </w:r>
      <w:r>
        <w:t xml:space="preserve">Metropolitan Rowing </w:t>
      </w:r>
      <w:r w:rsidRPr="005E3CC9">
        <w:t>Association由10</w:t>
      </w:r>
      <w:r>
        <w:t>所大学和赛艇俱乐部</w:t>
      </w:r>
      <w:r>
        <w:rPr>
          <w:rFonts w:hint="eastAsia"/>
        </w:rPr>
        <w:t>组建，其中包括</w:t>
      </w:r>
      <w:r w:rsidRPr="005E3CC9">
        <w:rPr>
          <w:rFonts w:hint="eastAsia"/>
        </w:rPr>
        <w:t>包括伦敦赛艇俱乐部</w:t>
      </w:r>
      <w:r w:rsidR="00DD0BF6">
        <w:t>London Rowing</w:t>
      </w:r>
      <w:r w:rsidRPr="005E3CC9">
        <w:t xml:space="preserve"> Club</w:t>
      </w:r>
      <w:r w:rsidR="00DD0BF6">
        <w:rPr>
          <w:rFonts w:hint="eastAsia"/>
        </w:rPr>
        <w:t>、泰晤士赛艇俱乐部</w:t>
      </w:r>
      <w:r w:rsidR="00DD0BF6">
        <w:t>Thames  Rowing</w:t>
      </w:r>
      <w:r w:rsidRPr="005E3CC9">
        <w:t xml:space="preserve"> Club</w:t>
      </w:r>
      <w:r w:rsidRPr="005E3CC9">
        <w:rPr>
          <w:rFonts w:hint="eastAsia"/>
        </w:rPr>
        <w:t>和金斯顿赛艇俱乐部</w:t>
      </w:r>
      <w:r w:rsidR="00DD0BF6">
        <w:t xml:space="preserve">Kingston Rowing </w:t>
      </w:r>
      <w:r w:rsidRPr="005E3CC9">
        <w:t>Club</w:t>
      </w:r>
      <w:r w:rsidRPr="005E3CC9">
        <w:rPr>
          <w:rFonts w:hint="eastAsia"/>
        </w:rPr>
        <w:t>。</w:t>
      </w:r>
      <w:r>
        <w:rPr>
          <w:rFonts w:hint="eastAsia"/>
        </w:rPr>
        <w:t>赛艇被视为一项业余运动，亨利赛艇规则</w:t>
      </w:r>
      <w:r w:rsidRPr="005E3CC9">
        <w:t>Henley Regatta Rules</w:t>
      </w:r>
      <w:r>
        <w:rPr>
          <w:rFonts w:hint="eastAsia"/>
        </w:rPr>
        <w:t>明确禁止</w:t>
      </w:r>
      <w:r w:rsidR="00DD0BF6">
        <w:rPr>
          <w:rFonts w:hint="eastAsia"/>
        </w:rPr>
        <w:t>职业队员加入比赛队伍。</w:t>
      </w:r>
    </w:p>
    <w:tbl>
      <w:tblPr>
        <w:tblStyle w:val="aa"/>
        <w:tblW w:w="0" w:type="auto"/>
        <w:tblLook w:val="04A0" w:firstRow="1" w:lastRow="0" w:firstColumn="1" w:lastColumn="0" w:noHBand="0" w:noVBand="1"/>
      </w:tblPr>
      <w:tblGrid>
        <w:gridCol w:w="8296"/>
      </w:tblGrid>
      <w:tr w:rsidR="00DD0BF6" w14:paraId="1E492F10" w14:textId="77777777" w:rsidTr="00DD0BF6">
        <w:tc>
          <w:tcPr>
            <w:tcW w:w="8296" w:type="dxa"/>
          </w:tcPr>
          <w:p w14:paraId="1EDF9838" w14:textId="77777777" w:rsidR="00DD0BF6" w:rsidRDefault="00DD0BF6" w:rsidP="00DD0BF6">
            <w:pPr>
              <w:pStyle w:val="ab"/>
            </w:pPr>
            <w:r w:rsidRPr="00DD0BF6">
              <w:rPr>
                <w:rFonts w:hint="eastAsia"/>
              </w:rPr>
              <w:t>牛津剑桥赛艇对抗赛</w:t>
            </w:r>
          </w:p>
          <w:p w14:paraId="1E9A3DFF" w14:textId="58D9D2AC" w:rsidR="00DD0BF6" w:rsidRPr="00DD0BF6" w:rsidRDefault="00DD0BF6" w:rsidP="00DD0BF6">
            <w:pPr>
              <w:ind w:firstLineChars="200" w:firstLine="420"/>
            </w:pPr>
            <w:r>
              <w:rPr>
                <w:rFonts w:hint="eastAsia"/>
              </w:rPr>
              <w:t>赛艇季最著名的赛事就是通常被称为“赛艇对抗赛</w:t>
            </w:r>
            <w:r>
              <w:t>the Boat</w:t>
            </w:r>
            <w:r w:rsidRPr="00DD0BF6">
              <w:t xml:space="preserve"> Race</w:t>
            </w:r>
            <w:r>
              <w:rPr>
                <w:rFonts w:hint="eastAsia"/>
              </w:rPr>
              <w:t>”的比赛，但是参赛者却根本不来自伦敦。</w:t>
            </w:r>
            <w:r w:rsidRPr="00DD0BF6">
              <w:rPr>
                <w:rFonts w:hint="eastAsia"/>
              </w:rPr>
              <w:t>在复活节前的最后一个星期六，牛津</w:t>
            </w:r>
            <w:r w:rsidRPr="00DD0BF6">
              <w:t>(深蓝色)和剑桥(浅蓝色)</w:t>
            </w:r>
            <w:r>
              <w:rPr>
                <w:rFonts w:hint="eastAsia"/>
              </w:rPr>
              <w:t>双方各出一组八人赛艇队，比赛</w:t>
            </w:r>
            <w:r w:rsidRPr="00DD0BF6">
              <w:rPr>
                <w:rFonts w:hint="eastAsia"/>
              </w:rPr>
              <w:t>路线由帕特尼</w:t>
            </w:r>
            <w:r w:rsidRPr="00DD0BF6">
              <w:t>(Putney)到莫特莱克(Mortlake)</w:t>
            </w:r>
            <w:r>
              <w:rPr>
                <w:rFonts w:hint="eastAsia"/>
              </w:rPr>
              <w:t>共</w:t>
            </w:r>
            <w:r w:rsidRPr="00DD0BF6">
              <w:t>4.5英里</w:t>
            </w:r>
            <w:r>
              <w:rPr>
                <w:rFonts w:hint="eastAsia"/>
              </w:rPr>
              <w:t>。</w:t>
            </w:r>
            <w:r w:rsidR="006C011A">
              <w:rPr>
                <w:rFonts w:hint="eastAsia"/>
              </w:rPr>
              <w:t>这场比赛是一场体育盛况，河的两岸沿整个赛道都挤满了观众。</w:t>
            </w:r>
          </w:p>
        </w:tc>
      </w:tr>
    </w:tbl>
    <w:p w14:paraId="4C2E7718" w14:textId="77777777" w:rsidR="00DD0BF6" w:rsidRDefault="00DD0BF6" w:rsidP="004F0785">
      <w:pPr>
        <w:ind w:firstLineChars="200" w:firstLine="420"/>
      </w:pPr>
    </w:p>
    <w:p w14:paraId="0FEE5808" w14:textId="4B3DDC2D" w:rsidR="00C9425C" w:rsidRDefault="00C9425C" w:rsidP="00C9425C">
      <w:pPr>
        <w:pStyle w:val="2"/>
      </w:pPr>
      <w:r>
        <w:rPr>
          <w:rFonts w:hint="eastAsia"/>
        </w:rPr>
        <w:lastRenderedPageBreak/>
        <w:t>橄榄球</w:t>
      </w:r>
    </w:p>
    <w:p w14:paraId="1F3491D3" w14:textId="2577A39F" w:rsidR="00912C8D" w:rsidRPr="004752FA" w:rsidRDefault="00912C8D" w:rsidP="004752FA">
      <w:pPr>
        <w:ind w:firstLineChars="200" w:firstLine="420"/>
      </w:pPr>
      <w:r>
        <w:rPr>
          <w:rFonts w:hint="eastAsia"/>
        </w:rPr>
        <w:t>有一则笑话是“这是一项暴徒参加绅士旁观的运动”。</w:t>
      </w:r>
      <w:r w:rsidRPr="00912C8D">
        <w:rPr>
          <w:rFonts w:hint="eastAsia"/>
        </w:rPr>
        <w:t>英式橄榄球</w:t>
      </w:r>
      <w:r>
        <w:rPr>
          <w:rFonts w:hint="eastAsia"/>
        </w:rPr>
        <w:t>是一种</w:t>
      </w:r>
      <w:commentRangeStart w:id="66"/>
      <w:ins w:id="67" w:author="Liu, Jiatong" w:date="2023-09-17T16:31:00Z">
        <w:r w:rsidR="00954C7C">
          <w:rPr>
            <w:rFonts w:hint="eastAsia"/>
          </w:rPr>
          <w:t>暴力的，全身对抗</w:t>
        </w:r>
      </w:ins>
      <w:commentRangeEnd w:id="66"/>
      <w:ins w:id="68" w:author="Liu, Jiatong" w:date="2023-09-17T16:34:00Z">
        <w:r w:rsidR="00954C7C">
          <w:rPr>
            <w:rStyle w:val="ad"/>
          </w:rPr>
          <w:commentReference w:id="66"/>
        </w:r>
      </w:ins>
      <w:del w:id="69" w:author="Liu, Jiatong" w:date="2023-09-17T16:31:00Z">
        <w:r w:rsidDel="00954C7C">
          <w:rPr>
            <w:rFonts w:hint="eastAsia"/>
          </w:rPr>
          <w:delText>断骨的、全面接触</w:delText>
        </w:r>
      </w:del>
      <w:r>
        <w:rPr>
          <w:rFonts w:hint="eastAsia"/>
        </w:rPr>
        <w:t>的充满了拦截和争球的运动，据说由威廉·韦伯-埃利斯</w:t>
      </w:r>
      <w:r w:rsidR="004752FA" w:rsidRPr="004752FA">
        <w:t>William  Webb-Ellis</w:t>
      </w:r>
      <w:r w:rsidR="004752FA">
        <w:rPr>
          <w:rFonts w:hint="eastAsia"/>
        </w:rPr>
        <w:t>于1823年在</w:t>
      </w:r>
      <w:r w:rsidR="004752FA" w:rsidRPr="004752FA">
        <w:rPr>
          <w:rFonts w:hint="eastAsia"/>
        </w:rPr>
        <w:t>拉格比中学</w:t>
      </w:r>
      <w:r w:rsidR="004752FA" w:rsidRPr="004752FA">
        <w:t>Rugby School</w:t>
      </w:r>
      <w:r w:rsidR="004752FA">
        <w:rPr>
          <w:rFonts w:hint="eastAsia"/>
        </w:rPr>
        <w:t>发明。两支15人的队伍，在比赛场地上持球触地得分、追加得分、</w:t>
      </w:r>
      <w:r w:rsidR="004752FA" w:rsidRPr="004752FA">
        <w:rPr>
          <w:rFonts w:hint="eastAsia"/>
        </w:rPr>
        <w:t>碰球入门</w:t>
      </w:r>
      <w:ins w:id="70" w:author="Liu, Jiatong" w:date="2023-09-17T16:33:00Z">
        <w:r w:rsidR="00954C7C">
          <w:rPr>
            <w:rFonts w:hint="eastAsia"/>
          </w:rPr>
          <w:t>——</w:t>
        </w:r>
      </w:ins>
      <w:del w:id="71" w:author="Liu, Jiatong" w:date="2023-09-17T16:33:00Z">
        <w:r w:rsidR="004752FA" w:rsidDel="00954C7C">
          <w:rPr>
            <w:rFonts w:hint="eastAsia"/>
          </w:rPr>
          <w:delText>，</w:delText>
        </w:r>
      </w:del>
      <w:r w:rsidR="004752FA">
        <w:rPr>
          <w:rFonts w:hint="eastAsia"/>
        </w:rPr>
        <w:t>这项运动会让运动员受伤，</w:t>
      </w:r>
      <w:ins w:id="72" w:author="Liu, Jiatong" w:date="2023-09-17T16:33:00Z">
        <w:r w:rsidR="00954C7C">
          <w:rPr>
            <w:rFonts w:hint="eastAsia"/>
          </w:rPr>
          <w:t>即使</w:t>
        </w:r>
      </w:ins>
      <w:del w:id="73" w:author="Liu, Jiatong" w:date="2023-09-17T16:33:00Z">
        <w:r w:rsidR="004752FA" w:rsidDel="00954C7C">
          <w:rPr>
            <w:rFonts w:hint="eastAsia"/>
          </w:rPr>
          <w:delText>甚至</w:delText>
        </w:r>
      </w:del>
      <w:r w:rsidR="004752FA">
        <w:rPr>
          <w:rFonts w:hint="eastAsia"/>
        </w:rPr>
        <w:t>是有经验的运动员也会鼻青脸肿。</w:t>
      </w:r>
      <w:r w:rsidR="004752FA" w:rsidRPr="004752FA">
        <w:rPr>
          <w:rFonts w:hint="eastAsia"/>
        </w:rPr>
        <w:t>伦敦拥有几支一流的球队</w:t>
      </w:r>
      <w:r w:rsidR="004752FA">
        <w:rPr>
          <w:rFonts w:hint="eastAsia"/>
        </w:rPr>
        <w:t>，包括布莱克希斯</w:t>
      </w:r>
      <w:proofErr w:type="spellStart"/>
      <w:r w:rsidR="004752FA" w:rsidRPr="004752FA">
        <w:t>Blackheath</w:t>
      </w:r>
      <w:proofErr w:type="spellEnd"/>
      <w:r w:rsidR="004752FA" w:rsidRPr="004752FA">
        <w:t>,</w:t>
      </w:r>
      <w:r w:rsidR="004752FA" w:rsidRPr="004752FA">
        <w:rPr>
          <w:rFonts w:hint="eastAsia"/>
        </w:rPr>
        <w:t xml:space="preserve"> </w:t>
      </w:r>
      <w:r w:rsidR="00346B52">
        <w:rPr>
          <w:rFonts w:hint="eastAsia"/>
        </w:rPr>
        <w:t>丑角</w:t>
      </w:r>
      <w:r w:rsidR="00346B52">
        <w:t>Harlequins,</w:t>
      </w:r>
      <w:r w:rsidR="00346B52">
        <w:rPr>
          <w:rFonts w:hint="eastAsia"/>
        </w:rPr>
        <w:t>里士满</w:t>
      </w:r>
      <w:r w:rsidR="00346B52">
        <w:t xml:space="preserve">Richmond, </w:t>
      </w:r>
      <w:r w:rsidR="00346B52" w:rsidRPr="00346B52">
        <w:rPr>
          <w:rFonts w:hint="eastAsia"/>
        </w:rPr>
        <w:t>罗斯林公园</w:t>
      </w:r>
      <w:r w:rsidR="00346B52">
        <w:t xml:space="preserve">Rosslyn Park, </w:t>
      </w:r>
      <w:r w:rsidR="00346B52" w:rsidRPr="00346B52">
        <w:rPr>
          <w:rFonts w:hint="eastAsia"/>
        </w:rPr>
        <w:t>伦敦苏格兰人</w:t>
      </w:r>
      <w:r w:rsidR="00346B52">
        <w:t>London Scottish,</w:t>
      </w:r>
      <w:r w:rsidR="00346B52">
        <w:rPr>
          <w:rFonts w:hint="eastAsia"/>
        </w:rPr>
        <w:t>以及温布尔登黄蜂</w:t>
      </w:r>
      <w:r w:rsidR="00346B52">
        <w:t>Wimbledon Hornets</w:t>
      </w:r>
      <w:r w:rsidR="004752FA" w:rsidRPr="004752FA">
        <w:t>(</w:t>
      </w:r>
      <w:r w:rsidR="004752FA">
        <w:rPr>
          <w:rFonts w:hint="eastAsia"/>
        </w:rPr>
        <w:t>1927年重建</w:t>
      </w:r>
      <w:r w:rsidR="004752FA" w:rsidRPr="004752FA">
        <w:t>)</w:t>
      </w:r>
      <w:r w:rsidR="004752FA">
        <w:rPr>
          <w:rFonts w:hint="eastAsia"/>
        </w:rPr>
        <w:t>，它们都是</w:t>
      </w:r>
      <w:r w:rsidR="004752FA" w:rsidRPr="004752FA">
        <w:rPr>
          <w:rFonts w:hint="eastAsia"/>
        </w:rPr>
        <w:t>橄榄球联合会（</w:t>
      </w:r>
      <w:r w:rsidR="004752FA" w:rsidRPr="004752FA">
        <w:t>Rugby Football Union，RFU）</w:t>
      </w:r>
      <w:r w:rsidR="004752FA">
        <w:rPr>
          <w:rFonts w:hint="eastAsia"/>
        </w:rPr>
        <w:t>的成员。</w:t>
      </w:r>
      <w:r w:rsidR="00346B52" w:rsidRPr="00346B52">
        <w:rPr>
          <w:rFonts w:hint="eastAsia"/>
        </w:rPr>
        <w:t>国际比赛和一年一度的牛津</w:t>
      </w:r>
      <w:ins w:id="74" w:author="Liu, Jiatong" w:date="2023-09-17T16:33:00Z">
        <w:r w:rsidR="00954C7C">
          <w:rPr>
            <w:rFonts w:hint="eastAsia"/>
          </w:rPr>
          <w:t>对</w:t>
        </w:r>
      </w:ins>
      <w:del w:id="75" w:author="Liu, Jiatong" w:date="2023-09-17T16:33:00Z">
        <w:r w:rsidR="00346B52" w:rsidRPr="00346B52" w:rsidDel="00954C7C">
          <w:rPr>
            <w:rFonts w:hint="eastAsia"/>
          </w:rPr>
          <w:delText>与</w:delText>
        </w:r>
      </w:del>
      <w:r w:rsidR="00346B52" w:rsidRPr="00346B52">
        <w:rPr>
          <w:rFonts w:hint="eastAsia"/>
        </w:rPr>
        <w:t>剑桥大学的比赛都是在</w:t>
      </w:r>
      <w:r w:rsidR="00346B52" w:rsidRPr="00346B52">
        <w:t>RFU的主场</w:t>
      </w:r>
      <w:r w:rsidR="00346B52" w:rsidRPr="00346B52">
        <w:rPr>
          <w:rFonts w:hint="eastAsia"/>
        </w:rPr>
        <w:t>威肯汉姆</w:t>
      </w:r>
      <w:proofErr w:type="spellStart"/>
      <w:r w:rsidR="00346B52" w:rsidRPr="00346B52">
        <w:t>Twickenham</w:t>
      </w:r>
      <w:proofErr w:type="spellEnd"/>
      <w:r w:rsidR="00346B52" w:rsidRPr="00346B52">
        <w:t>进行的。</w:t>
      </w:r>
    </w:p>
    <w:p w14:paraId="549D40C0" w14:textId="77777777" w:rsidR="00346B52" w:rsidRDefault="00C9425C" w:rsidP="00346B52">
      <w:pPr>
        <w:pStyle w:val="2"/>
      </w:pPr>
      <w:r>
        <w:rPr>
          <w:rFonts w:hint="eastAsia"/>
        </w:rPr>
        <w:t>网球</w:t>
      </w:r>
    </w:p>
    <w:p w14:paraId="5C802536" w14:textId="203D613F" w:rsidR="00346B52" w:rsidRPr="00E7647D" w:rsidRDefault="00346B52" w:rsidP="00E7647D">
      <w:r w:rsidRPr="00346B52">
        <w:rPr>
          <w:rFonts w:hint="eastAsia"/>
        </w:rPr>
        <w:t>伦敦的许多公园都有网球场供公众随意使用。</w:t>
      </w:r>
      <w:r>
        <w:rPr>
          <w:rFonts w:hint="eastAsia"/>
        </w:rPr>
        <w:t>1920年代网球运动越来越受欢迎，</w:t>
      </w:r>
      <w:r w:rsidRPr="00346B52">
        <w:rPr>
          <w:rFonts w:hint="eastAsia"/>
        </w:rPr>
        <w:t>这</w:t>
      </w:r>
      <w:r>
        <w:rPr>
          <w:rFonts w:hint="eastAsia"/>
        </w:rPr>
        <w:t>都</w:t>
      </w:r>
      <w:r w:rsidRPr="00346B52">
        <w:rPr>
          <w:rFonts w:hint="eastAsia"/>
        </w:rPr>
        <w:t>要归功于像苏珊娜·伦兰</w:t>
      </w:r>
      <w:r>
        <w:t>Suzanne</w:t>
      </w:r>
      <w:r w:rsidRPr="00346B52">
        <w:t xml:space="preserve"> </w:t>
      </w:r>
      <w:proofErr w:type="spellStart"/>
      <w:r w:rsidRPr="00346B52">
        <w:t>Lenglen</w:t>
      </w:r>
      <w:proofErr w:type="spellEnd"/>
      <w:r w:rsidRPr="00346B52">
        <w:rPr>
          <w:rFonts w:hint="eastAsia"/>
        </w:rPr>
        <w:t>这样</w:t>
      </w:r>
      <w:del w:id="76" w:author="Liu, Jiatong" w:date="2023-09-17T16:34:00Z">
        <w:r w:rsidRPr="00346B52" w:rsidDel="00954C7C">
          <w:rPr>
            <w:rFonts w:hint="eastAsia"/>
          </w:rPr>
          <w:delText>的</w:delText>
        </w:r>
      </w:del>
      <w:r>
        <w:rPr>
          <w:rFonts w:hint="eastAsia"/>
        </w:rPr>
        <w:t>耀眼</w:t>
      </w:r>
      <w:r w:rsidRPr="00346B52">
        <w:rPr>
          <w:rFonts w:hint="eastAsia"/>
        </w:rPr>
        <w:t>的运动员和新闻</w:t>
      </w:r>
      <w:r>
        <w:rPr>
          <w:rFonts w:hint="eastAsia"/>
        </w:rPr>
        <w:t>媒体</w:t>
      </w:r>
      <w:r w:rsidRPr="00346B52">
        <w:rPr>
          <w:rFonts w:hint="eastAsia"/>
        </w:rPr>
        <w:t>的报道。</w:t>
      </w:r>
      <w:r>
        <w:rPr>
          <w:rFonts w:hint="eastAsia"/>
        </w:rPr>
        <w:t>这样的人气</w:t>
      </w:r>
      <w:ins w:id="77" w:author="Liu, Jiatong" w:date="2023-09-17T16:34:00Z">
        <w:r w:rsidR="00954C7C">
          <w:rPr>
            <w:rFonts w:hint="eastAsia"/>
          </w:rPr>
          <w:t>造就了</w:t>
        </w:r>
      </w:ins>
      <w:ins w:id="78" w:author="Liu, Jiatong" w:date="2023-09-17T16:35:00Z">
        <w:r w:rsidR="00954C7C">
          <w:rPr>
            <w:rFonts w:hint="eastAsia"/>
          </w:rPr>
          <w:t>伦敦郊区大量的球场和俱乐部的涌现，</w:t>
        </w:r>
      </w:ins>
      <w:del w:id="79" w:author="Liu, Jiatong" w:date="2023-09-17T16:34:00Z">
        <w:r w:rsidDel="00954C7C">
          <w:rPr>
            <w:rFonts w:hint="eastAsia"/>
          </w:rPr>
          <w:delText>意味着许多球场和俱乐部在伦敦的郊区涌现出来，</w:delText>
        </w:r>
      </w:del>
      <w:r>
        <w:rPr>
          <w:rFonts w:hint="eastAsia"/>
        </w:rPr>
        <w:t>并且成为了</w:t>
      </w:r>
      <w:r w:rsidR="00E7647D">
        <w:rPr>
          <w:rFonts w:hint="eastAsia"/>
        </w:rPr>
        <w:t>新兴社区的焦点。</w:t>
      </w:r>
      <w:r w:rsidR="00E7647D" w:rsidRPr="00E7647D">
        <w:rPr>
          <w:rFonts w:hint="eastAsia"/>
        </w:rPr>
        <w:t>伦敦最著名的俱乐部是温布尔顿</w:t>
      </w:r>
      <w:r w:rsidR="00E7647D" w:rsidRPr="00E7647D">
        <w:t>Wimbledon</w:t>
      </w:r>
      <w:r w:rsidR="00E7647D">
        <w:rPr>
          <w:rFonts w:hint="eastAsia"/>
        </w:rPr>
        <w:t>的草地网球协会（</w:t>
      </w:r>
      <w:r w:rsidR="00E7647D" w:rsidRPr="00E7647D">
        <w:t>Lawn Tennis Association （LTA）</w:t>
      </w:r>
      <w:r w:rsidR="00E7647D">
        <w:rPr>
          <w:rFonts w:hint="eastAsia"/>
        </w:rPr>
        <w:t>），</w:t>
      </w:r>
      <w:del w:id="80" w:author="Liu, Jiatong" w:date="2023-09-17T16:35:00Z">
        <w:r w:rsidR="00E7647D" w:rsidDel="00954C7C">
          <w:rPr>
            <w:rFonts w:hint="eastAsia"/>
          </w:rPr>
          <w:delText>它</w:delText>
        </w:r>
      </w:del>
      <w:r w:rsidR="00E7647D">
        <w:rPr>
          <w:rFonts w:hint="eastAsia"/>
        </w:rPr>
        <w:t>每年举办</w:t>
      </w:r>
      <w:r w:rsidR="00E7647D" w:rsidRPr="00E7647D">
        <w:rPr>
          <w:rFonts w:hint="eastAsia"/>
        </w:rPr>
        <w:t>著名的温布尔登锦标赛。有关这方面的更多信息，请参见</w:t>
      </w:r>
      <w:commentRangeStart w:id="81"/>
      <w:r w:rsidR="00E7647D" w:rsidRPr="00E7647D">
        <w:t>pg.163</w:t>
      </w:r>
      <w:commentRangeEnd w:id="81"/>
      <w:r w:rsidR="00E7647D">
        <w:rPr>
          <w:rStyle w:val="ad"/>
        </w:rPr>
        <w:commentReference w:id="81"/>
      </w:r>
      <w:r w:rsidR="00E7647D" w:rsidRPr="00E7647D">
        <w:t>上的温布尔登部分。</w:t>
      </w:r>
    </w:p>
    <w:p w14:paraId="1EA3DB94" w14:textId="77777777" w:rsidR="00C9425C" w:rsidRDefault="00C9425C" w:rsidP="00C9425C">
      <w:pPr>
        <w:pStyle w:val="1"/>
      </w:pPr>
      <w:r>
        <w:rPr>
          <w:rFonts w:hint="eastAsia"/>
        </w:rPr>
        <w:t>剧院和影院</w:t>
      </w:r>
    </w:p>
    <w:p w14:paraId="0F2B90FD" w14:textId="79D7D359" w:rsidR="00C9425C" w:rsidRDefault="00C9425C" w:rsidP="00C9425C">
      <w:pPr>
        <w:pStyle w:val="2"/>
      </w:pPr>
      <w:r>
        <w:rPr>
          <w:rFonts w:hint="eastAsia"/>
        </w:rPr>
        <w:t>1920年代的剧院区</w:t>
      </w:r>
      <w:r w:rsidRPr="00C9425C">
        <w:t>Theatreland</w:t>
      </w:r>
    </w:p>
    <w:p w14:paraId="2C46F8D8" w14:textId="19BAC1E5" w:rsidR="006D419A" w:rsidRDefault="002F0D3D" w:rsidP="005E2E75">
      <w:pPr>
        <w:ind w:firstLineChars="200" w:firstLine="420"/>
      </w:pPr>
      <w:r>
        <w:rPr>
          <w:rFonts w:hint="eastAsia"/>
        </w:rPr>
        <w:t>绝大多数的剧院都是在</w:t>
      </w:r>
      <w:r w:rsidR="0018035A">
        <w:rPr>
          <w:rFonts w:hint="eastAsia"/>
        </w:rPr>
        <w:t>伦敦西区或者西区附近（因此才有了“</w:t>
      </w:r>
      <w:r w:rsidR="0018035A" w:rsidRPr="0018035A">
        <w:rPr>
          <w:rFonts w:hint="eastAsia"/>
        </w:rPr>
        <w:t>上西区</w:t>
      </w:r>
      <w:r w:rsidR="0018035A">
        <w:rPr>
          <w:rFonts w:hint="eastAsia"/>
        </w:rPr>
        <w:t>”的说法），这片区域逐渐被称为“剧院区”。1920</w:t>
      </w:r>
      <w:r w:rsidR="0018035A" w:rsidRPr="0018035A">
        <w:t>年代</w:t>
      </w:r>
      <w:ins w:id="82" w:author="Liu, Jiatong" w:date="2023-09-17T16:35:00Z">
        <w:r w:rsidR="00954C7C">
          <w:rPr>
            <w:rFonts w:hint="eastAsia"/>
          </w:rPr>
          <w:t>的</w:t>
        </w:r>
      </w:ins>
      <w:del w:id="83" w:author="Liu, Jiatong" w:date="2023-09-17T16:35:00Z">
        <w:r w:rsidR="0018035A" w:rsidRPr="0018035A" w:rsidDel="00954C7C">
          <w:delText>是</w:delText>
        </w:r>
      </w:del>
      <w:r w:rsidR="0018035A" w:rsidRPr="0018035A">
        <w:t>伦敦剧院</w:t>
      </w:r>
      <w:r w:rsidR="0018035A">
        <w:rPr>
          <w:rFonts w:hint="eastAsia"/>
        </w:rPr>
        <w:t>前景难测</w:t>
      </w:r>
      <w:r w:rsidR="0018035A" w:rsidRPr="0018035A">
        <w:t>。</w:t>
      </w:r>
      <w:r w:rsidR="005E2E75">
        <w:rPr>
          <w:rFonts w:hint="eastAsia"/>
        </w:rPr>
        <w:t>一战</w:t>
      </w:r>
      <w:r w:rsidR="005E2E75">
        <w:t>已经破坏了戏剧产业</w:t>
      </w:r>
      <w:r w:rsidR="005E2E75">
        <w:rPr>
          <w:rFonts w:hint="eastAsia"/>
        </w:rPr>
        <w:t>，而</w:t>
      </w:r>
      <w:r w:rsidR="0018035A" w:rsidRPr="0018035A">
        <w:t>1919年西班牙流感大流行</w:t>
      </w:r>
      <w:r w:rsidR="0018035A">
        <w:rPr>
          <w:rFonts w:hint="eastAsia"/>
        </w:rPr>
        <w:t>夺去了比战争更多的生命，迫使伦敦一半的剧院关闭。</w:t>
      </w:r>
      <w:r w:rsidR="005E2E75" w:rsidRPr="005E2E75">
        <w:rPr>
          <w:rFonts w:hint="eastAsia"/>
        </w:rPr>
        <w:t>到了</w:t>
      </w:r>
      <w:r w:rsidR="005E2E75" w:rsidRPr="005E2E75">
        <w:t>1920年，事情</w:t>
      </w:r>
      <w:r w:rsidR="005E2E75">
        <w:rPr>
          <w:rFonts w:hint="eastAsia"/>
        </w:rPr>
        <w:t>才</w:t>
      </w:r>
      <w:r w:rsidR="005E2E75" w:rsidRPr="005E2E75">
        <w:t>开始好转，伦敦建成了自</w:t>
      </w:r>
      <w:r w:rsidR="005E2E75">
        <w:rPr>
          <w:rFonts w:hint="eastAsia"/>
        </w:rPr>
        <w:t>战争</w:t>
      </w:r>
      <w:r w:rsidR="005E2E75" w:rsidRPr="005E2E75">
        <w:t>以来的头两个剧院，</w:t>
      </w:r>
      <w:r w:rsidR="005E2E75" w:rsidRPr="005E2E75">
        <w:rPr>
          <w:rFonts w:hint="eastAsia"/>
        </w:rPr>
        <w:t>时运剧院（</w:t>
      </w:r>
      <w:r w:rsidR="005E2E75" w:rsidRPr="005E2E75">
        <w:t>Fortune Theatre）和</w:t>
      </w:r>
      <w:r w:rsidR="005E2E75" w:rsidRPr="005E2E75">
        <w:rPr>
          <w:rFonts w:hint="eastAsia"/>
        </w:rPr>
        <w:t>沃德维尔剧院</w:t>
      </w:r>
      <w:r w:rsidR="005E2E75" w:rsidRPr="005E2E75">
        <w:t>Vaudeville Theatre。</w:t>
      </w:r>
      <w:r w:rsidR="005E2E75">
        <w:rPr>
          <w:rFonts w:hint="eastAsia"/>
        </w:rPr>
        <w:t>剧院区南接河岸街</w:t>
      </w:r>
      <w:r w:rsidR="005E2E75">
        <w:t>The Strand</w:t>
      </w:r>
      <w:r w:rsidR="005E2E75">
        <w:rPr>
          <w:rFonts w:hint="eastAsia"/>
        </w:rPr>
        <w:t>，北接牛津街</w:t>
      </w:r>
      <w:r w:rsidR="005E2E75">
        <w:t>Oxford Street</w:t>
      </w:r>
      <w:r w:rsidR="005E2E75">
        <w:rPr>
          <w:rFonts w:hint="eastAsia"/>
        </w:rPr>
        <w:t>，西接摄政街</w:t>
      </w:r>
      <w:r w:rsidR="005E2E75">
        <w:t>Regent</w:t>
      </w:r>
      <w:r w:rsidR="005E2E75" w:rsidRPr="005E2E75">
        <w:t xml:space="preserve"> Street</w:t>
      </w:r>
      <w:r w:rsidR="005E2E75">
        <w:rPr>
          <w:rFonts w:hint="eastAsia"/>
        </w:rPr>
        <w:t>，东接</w:t>
      </w:r>
      <w:r w:rsidR="005E2E75" w:rsidRPr="005E2E75">
        <w:rPr>
          <w:rFonts w:hint="eastAsia"/>
        </w:rPr>
        <w:t>金斯威</w:t>
      </w:r>
      <w:r w:rsidR="005E2E75" w:rsidRPr="005E2E75">
        <w:t>Kingsway</w:t>
      </w:r>
      <w:r w:rsidR="005E2E75">
        <w:rPr>
          <w:rFonts w:hint="eastAsia"/>
        </w:rPr>
        <w:t>。该地区的中心是沙夫茨伯里大街，这里有许多伦敦的主要剧院，比如</w:t>
      </w:r>
      <w:r w:rsidR="005E2E75" w:rsidRPr="005E2E75">
        <w:rPr>
          <w:rFonts w:hint="eastAsia"/>
        </w:rPr>
        <w:t>皇家歌剧院</w:t>
      </w:r>
      <w:r w:rsidR="005E2E75">
        <w:rPr>
          <w:rFonts w:hint="eastAsia"/>
        </w:rPr>
        <w:t>。</w:t>
      </w:r>
    </w:p>
    <w:p w14:paraId="38C66FE6" w14:textId="23EB4159" w:rsidR="005E2E75" w:rsidRDefault="005E2E75" w:rsidP="005E2E75">
      <w:pPr>
        <w:ind w:firstLineChars="200" w:firstLine="420"/>
      </w:pPr>
      <w:r>
        <w:rPr>
          <w:rFonts w:hint="eastAsia"/>
        </w:rPr>
        <w:t>在这十年里，剧院颇具争议</w:t>
      </w:r>
      <w:r w:rsidRPr="005E2E75">
        <w:rPr>
          <w:rFonts w:hint="eastAsia"/>
        </w:rPr>
        <w:t>。</w:t>
      </w:r>
      <w:r w:rsidR="000647D2" w:rsidRPr="000647D2">
        <w:rPr>
          <w:rFonts w:hint="eastAsia"/>
        </w:rPr>
        <w:t>莫德·艾伦</w:t>
      </w:r>
      <w:r w:rsidR="000647D2">
        <w:t xml:space="preserve">Maud </w:t>
      </w:r>
      <w:r w:rsidR="000647D2" w:rsidRPr="000647D2">
        <w:t>Allan</w:t>
      </w:r>
      <w:r w:rsidR="000647D2" w:rsidRPr="000647D2">
        <w:rPr>
          <w:rFonts w:hint="eastAsia"/>
        </w:rPr>
        <w:t>在王尔德的《莎乐美》中的表演</w:t>
      </w:r>
      <w:ins w:id="84" w:author="Liu, Jiatong" w:date="2023-09-17T16:44:00Z">
        <w:r w:rsidR="00624B00">
          <w:rPr>
            <w:rFonts w:hint="eastAsia"/>
          </w:rPr>
          <w:t>使</w:t>
        </w:r>
      </w:ins>
      <w:del w:id="85" w:author="Liu, Jiatong" w:date="2023-09-17T16:44:00Z">
        <w:r w:rsidR="000647D2" w:rsidDel="00624B00">
          <w:rPr>
            <w:rFonts w:hint="eastAsia"/>
          </w:rPr>
          <w:delText>是</w:delText>
        </w:r>
      </w:del>
      <w:r w:rsidR="000647D2">
        <w:rPr>
          <w:rFonts w:hint="eastAsia"/>
        </w:rPr>
        <w:t>她受到了</w:t>
      </w:r>
      <w:r w:rsidR="000647D2" w:rsidRPr="000647D2">
        <w:rPr>
          <w:rFonts w:hint="eastAsia"/>
        </w:rPr>
        <w:t>性堕落的指控</w:t>
      </w:r>
      <w:r w:rsidR="000647D2">
        <w:rPr>
          <w:rFonts w:hint="eastAsia"/>
        </w:rPr>
        <w:t>，而她以起诉诽谤罪反击。</w:t>
      </w:r>
      <w:r w:rsidR="000647D2" w:rsidRPr="000647D2">
        <w:rPr>
          <w:rFonts w:hint="eastAsia"/>
        </w:rPr>
        <w:t>诺埃尔·科沃德的作品开始</w:t>
      </w:r>
      <w:r w:rsidR="000647D2">
        <w:rPr>
          <w:rFonts w:hint="eastAsia"/>
        </w:rPr>
        <w:t>崭露头角，但经常受到</w:t>
      </w:r>
      <w:r w:rsidR="000647D2">
        <w:t>宫务大臣办公室</w:t>
      </w:r>
      <w:r w:rsidR="000647D2">
        <w:rPr>
          <w:rFonts w:hint="eastAsia"/>
        </w:rPr>
        <w:t>的审查员不必要的关注，他们想要禁止其作品，但观众们纷纷表示不满。</w:t>
      </w:r>
      <w:r w:rsidR="00E15F02">
        <w:rPr>
          <w:rFonts w:hint="eastAsia"/>
        </w:rPr>
        <w:t>在这个时代，</w:t>
      </w:r>
      <w:r w:rsidR="000647D2">
        <w:rPr>
          <w:rFonts w:hint="eastAsia"/>
        </w:rPr>
        <w:t>下议院接受了第一个女性议员，女演员</w:t>
      </w:r>
      <w:r w:rsidR="00E15F02">
        <w:rPr>
          <w:rFonts w:hint="eastAsia"/>
        </w:rPr>
        <w:t>也令人震惊地</w:t>
      </w:r>
      <w:r w:rsidR="000647D2">
        <w:rPr>
          <w:rFonts w:hint="eastAsia"/>
        </w:rPr>
        <w:t>像男人一样留短发、抽烟喝酒</w:t>
      </w:r>
      <w:r w:rsidR="00E15F02">
        <w:rPr>
          <w:rFonts w:hint="eastAsia"/>
        </w:rPr>
        <w:t>。</w:t>
      </w:r>
    </w:p>
    <w:p w14:paraId="0A04A70F" w14:textId="11D1E1A3" w:rsidR="00E15F02" w:rsidRPr="005E2E75" w:rsidRDefault="00E15F02" w:rsidP="005E2E75">
      <w:pPr>
        <w:ind w:firstLineChars="200" w:firstLine="420"/>
      </w:pPr>
      <w:r>
        <w:rPr>
          <w:rFonts w:hint="eastAsia"/>
        </w:rPr>
        <w:t>1920</w:t>
      </w:r>
      <w:r w:rsidRPr="00E15F02">
        <w:t>年代，伦敦舞台上的表演者包括</w:t>
      </w:r>
      <w:r w:rsidRPr="00E15F02">
        <w:rPr>
          <w:rFonts w:hint="eastAsia"/>
        </w:rPr>
        <w:t>西碧尔·索恩迪克</w:t>
      </w:r>
      <w:r w:rsidRPr="00E15F02">
        <w:t>(Sybil Thorndike)、</w:t>
      </w:r>
      <w:r w:rsidRPr="00E15F02">
        <w:rPr>
          <w:rFonts w:hint="eastAsia"/>
        </w:rPr>
        <w:t>塔卢拉赫·班克黑德</w:t>
      </w:r>
      <w:r>
        <w:t xml:space="preserve">Tallulah </w:t>
      </w:r>
      <w:r w:rsidRPr="00E15F02">
        <w:t>Bankhead和伊迪丝·埃文斯Edith Evans (见</w:t>
      </w:r>
      <w:commentRangeStart w:id="86"/>
      <w:r>
        <w:rPr>
          <w:rFonts w:hint="eastAsia"/>
        </w:rPr>
        <w:t>P</w:t>
      </w:r>
      <w:r>
        <w:t>68</w:t>
      </w:r>
      <w:commentRangeEnd w:id="86"/>
      <w:r>
        <w:rPr>
          <w:rStyle w:val="ad"/>
        </w:rPr>
        <w:commentReference w:id="86"/>
      </w:r>
      <w:r w:rsidRPr="00E15F02">
        <w:t>)。</w:t>
      </w:r>
      <w:r>
        <w:rPr>
          <w:rFonts w:hint="eastAsia"/>
        </w:rPr>
        <w:t>在伦敦的</w:t>
      </w:r>
      <w:r w:rsidRPr="00E15F02">
        <w:rPr>
          <w:rFonts w:hint="eastAsia"/>
        </w:rPr>
        <w:t>帕拉迪恩剧院</w:t>
      </w:r>
      <w:r w:rsidRPr="00E15F02">
        <w:t>Palladium</w:t>
      </w:r>
      <w:r>
        <w:rPr>
          <w:rFonts w:hint="eastAsia"/>
        </w:rPr>
        <w:t>，剧目正在不断多样化，有着《</w:t>
      </w:r>
      <w:r w:rsidR="009F07A9" w:rsidRPr="009F07A9">
        <w:t>Rockets</w:t>
      </w:r>
      <w:r>
        <w:rPr>
          <w:rFonts w:hint="eastAsia"/>
        </w:rPr>
        <w:t>》、《</w:t>
      </w:r>
      <w:r w:rsidR="009F07A9" w:rsidRPr="009F07A9">
        <w:t>Whirl of The World</w:t>
      </w:r>
      <w:r w:rsidRPr="009F07A9">
        <w:rPr>
          <w:rFonts w:hint="eastAsia"/>
        </w:rPr>
        <w:t>》</w:t>
      </w:r>
      <w:r>
        <w:rPr>
          <w:rFonts w:hint="eastAsia"/>
        </w:rPr>
        <w:t>和《</w:t>
      </w:r>
      <w:r w:rsidR="009F07A9" w:rsidRPr="009F07A9">
        <w:t>Sky High</w:t>
      </w:r>
      <w:r>
        <w:rPr>
          <w:rFonts w:hint="eastAsia"/>
        </w:rPr>
        <w:t>》这样的吸引观众的剧目。</w:t>
      </w:r>
    </w:p>
    <w:p w14:paraId="1565F3AF" w14:textId="3BC9E46F" w:rsidR="00C85043" w:rsidRDefault="00C85043" w:rsidP="00542ACD">
      <w:pPr>
        <w:pStyle w:val="a3"/>
      </w:pPr>
      <w:r>
        <w:lastRenderedPageBreak/>
        <w:t>宫务大臣办公室</w:t>
      </w:r>
      <w:r>
        <w:rPr>
          <w:rFonts w:hint="eastAsia"/>
        </w:rPr>
        <w:t>与剧院</w:t>
      </w:r>
      <w:r>
        <w:t>The Lord Chamberlain’s Office and the Theatre</w:t>
      </w:r>
    </w:p>
    <w:p w14:paraId="4EC9F8E1" w14:textId="247890CC" w:rsidR="009F07A9" w:rsidRDefault="009F07A9" w:rsidP="009F07A9">
      <w:pPr>
        <w:ind w:firstLineChars="200" w:firstLine="420"/>
      </w:pPr>
      <w:r>
        <w:rPr>
          <w:rFonts w:hint="eastAsia"/>
        </w:rPr>
        <w:t>1920年代，</w:t>
      </w:r>
      <w:r w:rsidRPr="009F07A9">
        <w:rPr>
          <w:rFonts w:hint="eastAsia"/>
        </w:rPr>
        <w:t>宫务大臣办公室</w:t>
      </w:r>
      <w:r>
        <w:rPr>
          <w:rFonts w:hint="eastAsia"/>
        </w:rPr>
        <w:t>在英国社会中扮演着重要的角色，因为它是审查英国所有剧院的官方机构。为了保护公共道德，</w:t>
      </w:r>
      <w:r w:rsidRPr="009F07A9">
        <w:rPr>
          <w:rFonts w:hint="eastAsia"/>
        </w:rPr>
        <w:t>所</w:t>
      </w:r>
      <w:ins w:id="87" w:author="Liu, Jiatong" w:date="2023-09-17T16:45:00Z">
        <w:r w:rsidR="00624B00">
          <w:rPr>
            <w:rFonts w:hint="eastAsia"/>
          </w:rPr>
          <w:t>有公开</w:t>
        </w:r>
      </w:ins>
      <w:del w:id="88" w:author="Liu, Jiatong" w:date="2023-09-17T16:45:00Z">
        <w:r w:rsidRPr="009F07A9" w:rsidDel="00624B00">
          <w:rPr>
            <w:rFonts w:hint="eastAsia"/>
          </w:rPr>
          <w:delText>有在公众场合</w:delText>
        </w:r>
      </w:del>
      <w:r w:rsidRPr="009F07A9">
        <w:rPr>
          <w:rFonts w:hint="eastAsia"/>
        </w:rPr>
        <w:t>表演的戏剧都必须得到宫务大臣</w:t>
      </w:r>
      <w:r>
        <w:rPr>
          <w:rFonts w:hint="eastAsia"/>
        </w:rPr>
        <w:t>的批准和许可。剧场所有者</w:t>
      </w:r>
      <w:r w:rsidRPr="009F07A9">
        <w:rPr>
          <w:rFonts w:hint="eastAsia"/>
        </w:rPr>
        <w:t>通常对这种安排</w:t>
      </w:r>
      <w:ins w:id="89" w:author="Liu, Jiatong" w:date="2023-09-17T16:45:00Z">
        <w:r w:rsidR="00624B00">
          <w:rPr>
            <w:rFonts w:hint="eastAsia"/>
          </w:rPr>
          <w:t>没有异议</w:t>
        </w:r>
      </w:ins>
      <w:del w:id="90" w:author="Liu, Jiatong" w:date="2023-09-17T16:45:00Z">
        <w:r w:rsidDel="00624B00">
          <w:rPr>
            <w:rFonts w:hint="eastAsia"/>
          </w:rPr>
          <w:delText>带来的安全感到满足</w:delText>
        </w:r>
      </w:del>
      <w:r>
        <w:rPr>
          <w:rFonts w:hint="eastAsia"/>
        </w:rPr>
        <w:t>，只要他们只上演经过许可的戏剧，他们</w:t>
      </w:r>
      <w:ins w:id="91" w:author="Liu, Jiatong" w:date="2023-09-17T16:46:00Z">
        <w:r w:rsidR="00624B00">
          <w:rPr>
            <w:rFonts w:hint="eastAsia"/>
          </w:rPr>
          <w:t>就</w:t>
        </w:r>
      </w:ins>
      <w:r>
        <w:rPr>
          <w:rFonts w:hint="eastAsia"/>
        </w:rPr>
        <w:t>可以有效地</w:t>
      </w:r>
      <w:ins w:id="92" w:author="Liu, Jiatong" w:date="2023-09-17T16:46:00Z">
        <w:r w:rsidR="00624B00">
          <w:rPr>
            <w:rFonts w:hint="eastAsia"/>
          </w:rPr>
          <w:t>避免</w:t>
        </w:r>
      </w:ins>
      <w:del w:id="93" w:author="Liu, Jiatong" w:date="2023-09-17T16:46:00Z">
        <w:r w:rsidDel="00624B00">
          <w:rPr>
            <w:rFonts w:hint="eastAsia"/>
          </w:rPr>
          <w:delText>免于</w:delText>
        </w:r>
      </w:del>
      <w:r>
        <w:rPr>
          <w:rFonts w:hint="eastAsia"/>
        </w:rPr>
        <w:t>任何起诉。</w:t>
      </w:r>
    </w:p>
    <w:p w14:paraId="4E2ABF08" w14:textId="1385D250" w:rsidR="009E21F7" w:rsidRPr="009E21F7" w:rsidRDefault="009F07A9" w:rsidP="009E21F7">
      <w:pPr>
        <w:ind w:firstLineChars="200" w:firstLine="420"/>
      </w:pPr>
      <w:r>
        <w:rPr>
          <w:rFonts w:hint="eastAsia"/>
        </w:rPr>
        <w:t>然而，也有</w:t>
      </w:r>
      <w:r w:rsidR="00E53DB2">
        <w:rPr>
          <w:rFonts w:hint="eastAsia"/>
        </w:rPr>
        <w:t>剧作家发起运动</w:t>
      </w:r>
      <w:r>
        <w:rPr>
          <w:rFonts w:hint="eastAsia"/>
        </w:rPr>
        <w:t>反对公务大臣这样的权力</w:t>
      </w:r>
      <w:r w:rsidR="00E53DB2">
        <w:rPr>
          <w:rFonts w:hint="eastAsia"/>
        </w:rPr>
        <w:t>。一种</w:t>
      </w:r>
      <w:del w:id="94" w:author="Liu, Jiatong" w:date="2023-09-17T16:46:00Z">
        <w:r w:rsidR="00E53DB2" w:rsidDel="00624B00">
          <w:rPr>
            <w:rFonts w:hint="eastAsia"/>
          </w:rPr>
          <w:delText>规避的</w:delText>
        </w:r>
      </w:del>
      <w:r w:rsidR="00E53DB2">
        <w:rPr>
          <w:rFonts w:hint="eastAsia"/>
        </w:rPr>
        <w:t>方法是在仅对会员开放的私人戏剧俱乐部上演，这样就不算做公开表演。这一时期里，</w:t>
      </w:r>
      <w:r w:rsidR="00E53DB2" w:rsidRPr="00E53DB2">
        <w:rPr>
          <w:rFonts w:hint="eastAsia"/>
        </w:rPr>
        <w:t>宫务大臣办公室</w:t>
      </w:r>
      <w:r w:rsidR="00E53DB2">
        <w:rPr>
          <w:rFonts w:hint="eastAsia"/>
        </w:rPr>
        <w:t>的审计长是</w:t>
      </w:r>
      <w:r w:rsidR="00E53DB2" w:rsidRPr="00E53DB2">
        <w:rPr>
          <w:rFonts w:hint="eastAsia"/>
        </w:rPr>
        <w:t>乔治·克赖顿</w:t>
      </w:r>
      <w:ins w:id="95" w:author="Liu, Jiatong" w:date="2023-09-17T16:47:00Z">
        <w:r w:rsidR="00624B00">
          <w:rPr>
            <w:rFonts w:hint="eastAsia"/>
          </w:rPr>
          <w:t>（</w:t>
        </w:r>
        <w:r w:rsidR="00624B00" w:rsidRPr="00624B00">
          <w:t>George Crichton</w:t>
        </w:r>
        <w:r w:rsidR="00624B00">
          <w:rPr>
            <w:rFonts w:hint="eastAsia"/>
          </w:rPr>
          <w:t>）</w:t>
        </w:r>
      </w:ins>
      <w:r w:rsidR="00E53DB2">
        <w:rPr>
          <w:rFonts w:hint="eastAsia"/>
        </w:rPr>
        <w:t>上校，曾获</w:t>
      </w:r>
      <w:r w:rsidR="00E53DB2">
        <w:rPr>
          <w:rStyle w:val="opdicttext2"/>
        </w:rPr>
        <w:t>维多利亚大十字勋章</w:t>
      </w:r>
      <w:r w:rsidR="009E21F7">
        <w:rPr>
          <w:rStyle w:val="opdicttext2"/>
          <w:rFonts w:hint="eastAsia"/>
        </w:rPr>
        <w:t>，是</w:t>
      </w:r>
      <w:r w:rsidR="009E21F7" w:rsidRPr="009E21F7">
        <w:rPr>
          <w:rStyle w:val="opdicttext2"/>
          <w:rFonts w:hint="eastAsia"/>
        </w:rPr>
        <w:t>郡治安</w:t>
      </w:r>
      <w:r w:rsidR="009E21F7">
        <w:rPr>
          <w:rStyle w:val="opdicttext2"/>
          <w:rFonts w:hint="eastAsia"/>
        </w:rPr>
        <w:t>部</w:t>
      </w:r>
      <w:r w:rsidR="009E21F7">
        <w:rPr>
          <w:rStyle w:val="def"/>
        </w:rPr>
        <w:t>副部长</w:t>
      </w:r>
      <w:r w:rsidR="009E21F7">
        <w:rPr>
          <w:rStyle w:val="def"/>
          <w:rFonts w:hint="eastAsia"/>
        </w:rPr>
        <w:t>。</w:t>
      </w:r>
    </w:p>
    <w:p w14:paraId="034235C7" w14:textId="45377CCE" w:rsidR="00C9425C" w:rsidRDefault="00C9425C" w:rsidP="009E21F7">
      <w:pPr>
        <w:pStyle w:val="2"/>
      </w:pPr>
      <w:r>
        <w:rPr>
          <w:rFonts w:hint="eastAsia"/>
        </w:rPr>
        <w:t>著名的剧院</w:t>
      </w:r>
    </w:p>
    <w:p w14:paraId="7CBBBFA7" w14:textId="25090D0F" w:rsidR="009E21F7" w:rsidRDefault="009E21F7" w:rsidP="00542ACD">
      <w:pPr>
        <w:pStyle w:val="a3"/>
      </w:pPr>
      <w:r w:rsidRPr="009E21F7">
        <w:rPr>
          <w:rFonts w:hint="eastAsia"/>
        </w:rPr>
        <w:t>奥德维奇</w:t>
      </w:r>
      <w:r>
        <w:rPr>
          <w:rFonts w:hint="eastAsia"/>
        </w:rPr>
        <w:t>剧院</w:t>
      </w:r>
      <w:r w:rsidR="00C462C2" w:rsidRPr="00C462C2">
        <w:t>Aldwych</w:t>
      </w:r>
      <w:r>
        <w:rPr>
          <w:rFonts w:hint="eastAsia"/>
        </w:rPr>
        <w:t>（奥德维奇</w:t>
      </w:r>
      <w:r w:rsidRPr="009E21F7">
        <w:t>Aldwych</w:t>
      </w:r>
      <w:r w:rsidRPr="009E21F7">
        <w:rPr>
          <w:rFonts w:hint="eastAsia"/>
        </w:rPr>
        <w:t>）</w:t>
      </w:r>
    </w:p>
    <w:p w14:paraId="015BD192" w14:textId="09801861" w:rsidR="009E21F7" w:rsidRPr="00C462C2" w:rsidRDefault="009E21F7" w:rsidP="00C462C2">
      <w:pPr>
        <w:ind w:firstLineChars="200" w:firstLine="420"/>
      </w:pPr>
      <w:r w:rsidRPr="009E21F7">
        <w:rPr>
          <w:rFonts w:hint="eastAsia"/>
        </w:rPr>
        <w:t>奥德维奇</w:t>
      </w:r>
      <w:r w:rsidR="00C462C2">
        <w:t>是一个巨大</w:t>
      </w:r>
      <w:r w:rsidRPr="009E21F7">
        <w:t>(1200个座位)</w:t>
      </w:r>
      <w:r w:rsidR="00C462C2">
        <w:rPr>
          <w:rFonts w:hint="eastAsia"/>
        </w:rPr>
        <w:t>且</w:t>
      </w:r>
      <w:r w:rsidR="00C462C2">
        <w:t>装饰华丽的</w:t>
      </w:r>
      <w:r w:rsidR="00C462C2">
        <w:rPr>
          <w:rFonts w:hint="eastAsia"/>
        </w:rPr>
        <w:t>剧院，在</w:t>
      </w:r>
      <w:ins w:id="96" w:author="Liu, Jiatong" w:date="2023-09-17T19:47:00Z">
        <w:r w:rsidR="00E04D36">
          <w:rPr>
            <w:rFonts w:hint="eastAsia"/>
          </w:rPr>
          <w:t>2</w:t>
        </w:r>
        <w:r w:rsidR="00E04D36">
          <w:t>0</w:t>
        </w:r>
        <w:r w:rsidR="00E04D36">
          <w:rPr>
            <w:rFonts w:hint="eastAsia"/>
          </w:rPr>
          <w:t>年代，</w:t>
        </w:r>
      </w:ins>
      <w:del w:id="97" w:author="Liu, Jiatong" w:date="2023-09-17T16:49:00Z">
        <w:r w:rsidR="00C462C2" w:rsidDel="00624B00">
          <w:rPr>
            <w:rFonts w:hint="eastAsia"/>
          </w:rPr>
          <w:delText>20年代</w:delText>
        </w:r>
      </w:del>
      <w:r w:rsidR="00C462C2">
        <w:rPr>
          <w:rFonts w:hint="eastAsia"/>
        </w:rPr>
        <w:t>它以1925年</w:t>
      </w:r>
      <w:del w:id="98" w:author="Liu, Jiatong" w:date="2023-09-17T16:49:00Z">
        <w:r w:rsidR="00C462C2" w:rsidDel="00624B00">
          <w:rPr>
            <w:rFonts w:hint="eastAsia"/>
          </w:rPr>
          <w:delText>开始</w:delText>
        </w:r>
      </w:del>
      <w:r w:rsidR="00C462C2">
        <w:rPr>
          <w:rFonts w:hint="eastAsia"/>
        </w:rPr>
        <w:t>上演的“</w:t>
      </w:r>
      <w:r w:rsidR="00C462C2" w:rsidRPr="00C462C2">
        <w:rPr>
          <w:rFonts w:hint="eastAsia"/>
        </w:rPr>
        <w:t>本特拉维斯闹剧</w:t>
      </w:r>
      <w:r w:rsidR="00C462C2" w:rsidRPr="00C462C2">
        <w:t>Ben Travers Farces</w:t>
      </w:r>
      <w:r w:rsidR="00C462C2">
        <w:rPr>
          <w:rFonts w:hint="eastAsia"/>
        </w:rPr>
        <w:t>”闻名。可以说，伦敦的大多数剧院都有“灵魂”——而奥德维奇的灵魂则在于，整个影院都是鲜花、香水和雪茄的气味，但是没</w:t>
      </w:r>
      <w:ins w:id="99" w:author="Liu, Jiatong" w:date="2023-09-17T16:50:00Z">
        <w:r w:rsidR="00624B00">
          <w:rPr>
            <w:rFonts w:hint="eastAsia"/>
          </w:rPr>
          <w:t>人</w:t>
        </w:r>
      </w:ins>
      <w:del w:id="100" w:author="Liu, Jiatong" w:date="2023-09-17T16:50:00Z">
        <w:r w:rsidR="00C462C2" w:rsidDel="00624B00">
          <w:rPr>
            <w:rFonts w:hint="eastAsia"/>
          </w:rPr>
          <w:delText>不</w:delText>
        </w:r>
      </w:del>
      <w:r w:rsidR="00C462C2">
        <w:rPr>
          <w:rFonts w:hint="eastAsia"/>
        </w:rPr>
        <w:t>知道这些气味从何而来。</w:t>
      </w:r>
    </w:p>
    <w:p w14:paraId="2D05E06D" w14:textId="61A432F6" w:rsidR="009E21F7" w:rsidRDefault="009E21F7" w:rsidP="00542ACD">
      <w:pPr>
        <w:pStyle w:val="a3"/>
      </w:pPr>
      <w:r w:rsidRPr="009E21F7">
        <w:rPr>
          <w:rFonts w:hint="eastAsia"/>
        </w:rPr>
        <w:t>阿罕布拉剧院</w:t>
      </w:r>
      <w:r w:rsidRPr="009E21F7">
        <w:t>Alhambra</w:t>
      </w:r>
      <w:r w:rsidRPr="009E21F7">
        <w:rPr>
          <w:rFonts w:hint="eastAsia"/>
        </w:rPr>
        <w:t>（莱斯特广场</w:t>
      </w:r>
      <w:r>
        <w:rPr>
          <w:rFonts w:hint="eastAsia"/>
        </w:rPr>
        <w:t xml:space="preserve"> </w:t>
      </w:r>
      <w:r w:rsidRPr="009E21F7">
        <w:t xml:space="preserve">Leicester </w:t>
      </w:r>
      <w:proofErr w:type="spellStart"/>
      <w:r w:rsidRPr="009E21F7">
        <w:t>Squar</w:t>
      </w:r>
      <w:proofErr w:type="spellEnd"/>
      <w:r>
        <w:rPr>
          <w:rFonts w:hint="eastAsia"/>
        </w:rPr>
        <w:t>）</w:t>
      </w:r>
    </w:p>
    <w:p w14:paraId="31909AB7" w14:textId="114B6A5E" w:rsidR="00C462C2" w:rsidRPr="00C462C2" w:rsidRDefault="00C462C2" w:rsidP="00BD6DCF">
      <w:pPr>
        <w:ind w:firstLineChars="200" w:firstLine="420"/>
      </w:pPr>
      <w:r w:rsidRPr="00C462C2">
        <w:rPr>
          <w:rFonts w:hint="eastAsia"/>
        </w:rPr>
        <w:t>阿罕布拉</w:t>
      </w:r>
      <w:r>
        <w:rPr>
          <w:rFonts w:hint="eastAsia"/>
        </w:rPr>
        <w:t>是一家很受欢迎的音乐厅</w:t>
      </w:r>
      <w:r w:rsidR="00BD6DCF">
        <w:rPr>
          <w:rFonts w:hint="eastAsia"/>
        </w:rPr>
        <w:t>式的剧院，但是1920年代电影和广播正在使它不断衰落。除了提供通俗的娱乐，这家剧院也是出名的酒馆</w:t>
      </w:r>
      <w:ins w:id="101" w:author="Liu, Jiatong" w:date="2023-09-17T16:50:00Z">
        <w:r w:rsidR="00624B00">
          <w:rPr>
            <w:rFonts w:hint="eastAsia"/>
          </w:rPr>
          <w:t>和会所——</w:t>
        </w:r>
      </w:ins>
      <w:del w:id="102" w:author="Liu, Jiatong" w:date="2023-09-17T16:50:00Z">
        <w:r w:rsidR="00BD6DCF" w:rsidDel="00624B00">
          <w:rPr>
            <w:rFonts w:hint="eastAsia"/>
          </w:rPr>
          <w:delText>，</w:delText>
        </w:r>
      </w:del>
      <w:r w:rsidR="00BD6DCF">
        <w:rPr>
          <w:rFonts w:hint="eastAsia"/>
        </w:rPr>
        <w:t>在这里绅士只要付点钱，就可以安排和女演员“见面”。</w:t>
      </w:r>
    </w:p>
    <w:p w14:paraId="2359D3E1" w14:textId="6C5DE1AB" w:rsidR="009E21F7" w:rsidRDefault="009E21F7" w:rsidP="00542ACD">
      <w:pPr>
        <w:pStyle w:val="a3"/>
      </w:pPr>
      <w:r w:rsidRPr="009E21F7">
        <w:rPr>
          <w:rFonts w:hint="eastAsia"/>
        </w:rPr>
        <w:t>伦敦喜剧院</w:t>
      </w:r>
      <w:r w:rsidRPr="009E21F7">
        <w:t>The Comedy Theatre</w:t>
      </w:r>
      <w:r>
        <w:rPr>
          <w:rFonts w:hint="eastAsia"/>
        </w:rPr>
        <w:t>（</w:t>
      </w:r>
      <w:r w:rsidRPr="009E21F7">
        <w:rPr>
          <w:rFonts w:hint="eastAsia"/>
        </w:rPr>
        <w:t>潘顿街</w:t>
      </w:r>
      <w:r w:rsidRPr="009E21F7">
        <w:t>Panton Street</w:t>
      </w:r>
      <w:r>
        <w:rPr>
          <w:rFonts w:hint="eastAsia"/>
        </w:rPr>
        <w:t>）</w:t>
      </w:r>
    </w:p>
    <w:p w14:paraId="243B10C4" w14:textId="54C20FB8" w:rsidR="0074226C" w:rsidRPr="00BD6DCF" w:rsidRDefault="00BD6DCF" w:rsidP="0074226C">
      <w:pPr>
        <w:ind w:firstLineChars="200" w:firstLine="420"/>
      </w:pPr>
      <w:r>
        <w:rPr>
          <w:rFonts w:hint="eastAsia"/>
        </w:rPr>
        <w:t>尽管名字如此，但这家剧院却</w:t>
      </w:r>
      <w:r w:rsidR="0074226C">
        <w:rPr>
          <w:rFonts w:hint="eastAsia"/>
        </w:rPr>
        <w:t>因上演</w:t>
      </w:r>
      <w:commentRangeStart w:id="103"/>
      <w:ins w:id="104" w:author="Liu, Jiatong" w:date="2023-09-17T16:51:00Z">
        <w:r w:rsidR="00624B00">
          <w:rPr>
            <w:rFonts w:hint="eastAsia"/>
          </w:rPr>
          <w:t>的表演种类丰富多样而闻名</w:t>
        </w:r>
      </w:ins>
      <w:commentRangeEnd w:id="103"/>
      <w:ins w:id="105" w:author="Liu, Jiatong" w:date="2023-09-17T16:52:00Z">
        <w:r w:rsidR="00624B00">
          <w:rPr>
            <w:rStyle w:val="ad"/>
          </w:rPr>
          <w:commentReference w:id="103"/>
        </w:r>
      </w:ins>
      <w:del w:id="106" w:author="Liu, Jiatong" w:date="2023-09-17T16:50:00Z">
        <w:r w:rsidDel="00624B00">
          <w:rPr>
            <w:rFonts w:hint="eastAsia"/>
          </w:rPr>
          <w:delText>各种各样的</w:delText>
        </w:r>
      </w:del>
      <w:del w:id="107" w:author="Liu, Jiatong" w:date="2023-09-17T16:51:00Z">
        <w:r w:rsidR="0074226C" w:rsidDel="00624B00">
          <w:rPr>
            <w:rFonts w:hint="eastAsia"/>
          </w:rPr>
          <w:delText>表演</w:delText>
        </w:r>
        <w:r w:rsidDel="00624B00">
          <w:rPr>
            <w:rFonts w:hint="eastAsia"/>
          </w:rPr>
          <w:delText>而赢得了其</w:delText>
        </w:r>
        <w:r w:rsidR="0074226C" w:rsidDel="00624B00">
          <w:rPr>
            <w:rFonts w:hint="eastAsia"/>
          </w:rPr>
          <w:delText>声誉</w:delText>
        </w:r>
      </w:del>
      <w:r w:rsidR="0074226C">
        <w:rPr>
          <w:rFonts w:hint="eastAsia"/>
        </w:rPr>
        <w:t>，</w:t>
      </w:r>
      <w:ins w:id="108" w:author="Liu, Jiatong" w:date="2023-09-17T16:52:00Z">
        <w:r w:rsidR="00624B00">
          <w:rPr>
            <w:rFonts w:hint="eastAsia"/>
          </w:rPr>
          <w:t>包括</w:t>
        </w:r>
      </w:ins>
      <w:del w:id="109" w:author="Liu, Jiatong" w:date="2023-09-17T16:52:00Z">
        <w:r w:rsidR="0074226C" w:rsidDel="00624B00">
          <w:rPr>
            <w:rFonts w:hint="eastAsia"/>
          </w:rPr>
          <w:delText>其中有</w:delText>
        </w:r>
      </w:del>
      <w:r w:rsidR="0074226C">
        <w:rPr>
          <w:rFonts w:hint="eastAsia"/>
        </w:rPr>
        <w:t>歌剧、音乐剧和</w:t>
      </w:r>
      <w:ins w:id="110" w:author="Liu, Jiatong" w:date="2023-09-17T16:52:00Z">
        <w:r w:rsidR="00624B00">
          <w:rPr>
            <w:rFonts w:hint="eastAsia"/>
          </w:rPr>
          <w:t>其他</w:t>
        </w:r>
      </w:ins>
      <w:del w:id="111" w:author="Liu, Jiatong" w:date="2023-09-17T16:52:00Z">
        <w:r w:rsidR="0074226C" w:rsidDel="00624B00">
          <w:rPr>
            <w:rFonts w:hint="eastAsia"/>
          </w:rPr>
          <w:delText>各种</w:delText>
        </w:r>
      </w:del>
      <w:r w:rsidR="0074226C">
        <w:rPr>
          <w:rFonts w:hint="eastAsia"/>
        </w:rPr>
        <w:t>严肃</w:t>
      </w:r>
      <w:ins w:id="112" w:author="Liu, Jiatong" w:date="2023-09-17T16:52:00Z">
        <w:r w:rsidR="00624B00">
          <w:rPr>
            <w:rFonts w:hint="eastAsia"/>
          </w:rPr>
          <w:t>向</w:t>
        </w:r>
      </w:ins>
      <w:r w:rsidR="0074226C">
        <w:rPr>
          <w:rFonts w:hint="eastAsia"/>
        </w:rPr>
        <w:t>的表演。</w:t>
      </w:r>
    </w:p>
    <w:p w14:paraId="6F700B58" w14:textId="47103CCE" w:rsidR="009E21F7" w:rsidRDefault="009E21F7" w:rsidP="00542ACD">
      <w:pPr>
        <w:pStyle w:val="a3"/>
      </w:pPr>
      <w:r w:rsidRPr="009E21F7">
        <w:rPr>
          <w:rFonts w:hint="eastAsia"/>
        </w:rPr>
        <w:t>多米尼恩剧院</w:t>
      </w:r>
      <w:r w:rsidRPr="009E21F7">
        <w:t>The Dominion Theatre</w:t>
      </w:r>
      <w:r>
        <w:rPr>
          <w:rFonts w:hint="eastAsia"/>
        </w:rPr>
        <w:t>（</w:t>
      </w:r>
      <w:r w:rsidRPr="009E21F7">
        <w:rPr>
          <w:rFonts w:hint="eastAsia"/>
        </w:rPr>
        <w:t>托特纳姆法院路</w:t>
      </w:r>
      <w:r>
        <w:rPr>
          <w:rFonts w:hint="eastAsia"/>
        </w:rPr>
        <w:t xml:space="preserve"> </w:t>
      </w:r>
      <w:r w:rsidRPr="009E21F7">
        <w:t>Tottenham Court Road</w:t>
      </w:r>
      <w:r>
        <w:rPr>
          <w:rFonts w:hint="eastAsia"/>
        </w:rPr>
        <w:t>）</w:t>
      </w:r>
    </w:p>
    <w:p w14:paraId="54F97BE9" w14:textId="7AB3A4DD" w:rsidR="0074226C" w:rsidRPr="0074226C" w:rsidRDefault="0074226C" w:rsidP="0074226C">
      <w:pPr>
        <w:ind w:firstLineChars="200" w:firstLine="420"/>
      </w:pPr>
      <w:r>
        <w:rPr>
          <w:rFonts w:hint="eastAsia"/>
        </w:rPr>
        <w:t>于1928~1929年间建造，挖开的地基、大型建筑工地和钢铁的框架都能给与邪教徒的决战提供一种适当的氛围。</w:t>
      </w:r>
    </w:p>
    <w:p w14:paraId="25CA66F0" w14:textId="6E03F6E1" w:rsidR="009E21F7" w:rsidRDefault="009E21F7" w:rsidP="00542ACD">
      <w:pPr>
        <w:pStyle w:val="a3"/>
      </w:pPr>
      <w:r w:rsidRPr="009E21F7">
        <w:rPr>
          <w:rFonts w:hint="eastAsia"/>
        </w:rPr>
        <w:lastRenderedPageBreak/>
        <w:t>德鲁里巷剧院</w:t>
      </w:r>
      <w:r w:rsidRPr="009E21F7">
        <w:t>Drury Lane Theatre</w:t>
      </w:r>
      <w:r>
        <w:rPr>
          <w:rFonts w:hint="eastAsia"/>
        </w:rPr>
        <w:t>（</w:t>
      </w:r>
      <w:r w:rsidRPr="009E21F7">
        <w:rPr>
          <w:rFonts w:hint="eastAsia"/>
        </w:rPr>
        <w:t>德鲁里巷</w:t>
      </w:r>
      <w:r>
        <w:t>Drury Lane</w:t>
      </w:r>
      <w:r>
        <w:rPr>
          <w:rFonts w:hint="eastAsia"/>
        </w:rPr>
        <w:t>）</w:t>
      </w:r>
    </w:p>
    <w:p w14:paraId="29231797" w14:textId="13A2EE22" w:rsidR="0074226C" w:rsidRPr="0074226C" w:rsidRDefault="0074226C" w:rsidP="0074226C">
      <w:pPr>
        <w:ind w:firstLineChars="200" w:firstLine="420"/>
      </w:pPr>
      <w:r>
        <w:rPr>
          <w:rFonts w:hint="eastAsia"/>
        </w:rPr>
        <w:t>更准确的说，这家剧院被称为皇家剧院</w:t>
      </w:r>
      <w:r>
        <w:t>Theatre</w:t>
      </w:r>
      <w:r w:rsidRPr="0074226C">
        <w:t xml:space="preserve"> Royal</w:t>
      </w:r>
      <w:r>
        <w:rPr>
          <w:rFonts w:hint="eastAsia"/>
        </w:rPr>
        <w:t>，</w:t>
      </w:r>
      <w:ins w:id="113" w:author="Liu, Jiatong" w:date="2023-09-17T17:37:00Z">
        <w:r w:rsidR="008B37BD">
          <w:rPr>
            <w:rFonts w:hint="eastAsia"/>
          </w:rPr>
          <w:t>在</w:t>
        </w:r>
      </w:ins>
      <w:r>
        <w:rPr>
          <w:rFonts w:hint="eastAsia"/>
        </w:rPr>
        <w:t>很长一段时间</w:t>
      </w:r>
      <w:del w:id="114" w:author="Liu, Jiatong" w:date="2023-09-17T17:37:00Z">
        <w:r w:rsidDel="008B37BD">
          <w:rPr>
            <w:rFonts w:hint="eastAsia"/>
          </w:rPr>
          <w:delText>以来，这家剧院</w:delText>
        </w:r>
      </w:del>
      <w:r>
        <w:rPr>
          <w:rFonts w:hint="eastAsia"/>
        </w:rPr>
        <w:t>都是伦敦最重要的剧院。这座影院</w:t>
      </w:r>
      <w:del w:id="115" w:author="Liu, Jiatong" w:date="2023-09-17T17:38:00Z">
        <w:r w:rsidDel="008B37BD">
          <w:rPr>
            <w:rFonts w:hint="eastAsia"/>
          </w:rPr>
          <w:delText>目前的建筑</w:delText>
        </w:r>
      </w:del>
      <w:r>
        <w:rPr>
          <w:rFonts w:hint="eastAsia"/>
        </w:rPr>
        <w:t>建于1811年，</w:t>
      </w:r>
      <w:commentRangeStart w:id="116"/>
      <w:ins w:id="117" w:author="Liu, Jiatong" w:date="2023-09-17T17:38:00Z">
        <w:r w:rsidR="008B37BD">
          <w:rPr>
            <w:rFonts w:hint="eastAsia"/>
          </w:rPr>
          <w:t>内部装修</w:t>
        </w:r>
        <w:commentRangeEnd w:id="116"/>
        <w:r w:rsidR="008B37BD">
          <w:rPr>
            <w:rStyle w:val="ad"/>
          </w:rPr>
          <w:commentReference w:id="116"/>
        </w:r>
      </w:ins>
      <w:r>
        <w:rPr>
          <w:rFonts w:hint="eastAsia"/>
        </w:rPr>
        <w:t>在1922年进行了大规模</w:t>
      </w:r>
      <w:r w:rsidR="00690FA3">
        <w:rPr>
          <w:rFonts w:hint="eastAsia"/>
        </w:rPr>
        <w:t>重建，现在可以容纳2200人。据说，这里是伦敦闹鬼最盛的剧院，这里出没的鬼魂包括：小丑</w:t>
      </w:r>
      <w:r w:rsidR="00690FA3" w:rsidRPr="00690FA3">
        <w:rPr>
          <w:rFonts w:hint="eastAsia"/>
        </w:rPr>
        <w:t>约瑟夫·格里马尔迪（</w:t>
      </w:r>
      <w:r w:rsidR="00690FA3">
        <w:t>Joseph Grimaldi</w:t>
      </w:r>
      <w:r w:rsidR="00690FA3" w:rsidRPr="00690FA3">
        <w:t>）</w:t>
      </w:r>
      <w:r w:rsidR="00690FA3">
        <w:rPr>
          <w:rFonts w:hint="eastAsia"/>
        </w:rPr>
        <w:t>（会帮助紧张的年轻演员），“灰衣人”（一个穿着时髦的18世纪衣服的贵族，据说是1848年发现的剧院墙内的一</w:t>
      </w:r>
      <w:ins w:id="118" w:author="Liu, Jiatong" w:date="2023-09-17T16:53:00Z">
        <w:r w:rsidR="00624B00">
          <w:rPr>
            <w:rFonts w:hint="eastAsia"/>
          </w:rPr>
          <w:t>具</w:t>
        </w:r>
      </w:ins>
      <w:del w:id="119" w:author="Liu, Jiatong" w:date="2023-09-17T16:53:00Z">
        <w:r w:rsidR="00690FA3" w:rsidDel="00624B00">
          <w:rPr>
            <w:rFonts w:hint="eastAsia"/>
          </w:rPr>
          <w:delText>句</w:delText>
        </w:r>
      </w:del>
      <w:r w:rsidR="00690FA3">
        <w:rPr>
          <w:rFonts w:hint="eastAsia"/>
        </w:rPr>
        <w:t>骷髅），以及演员查尔斯·麦克林</w:t>
      </w:r>
      <w:r w:rsidR="00690FA3">
        <w:t xml:space="preserve">Charles </w:t>
      </w:r>
      <w:r w:rsidR="00690FA3" w:rsidRPr="00690FA3">
        <w:t>Macklin</w:t>
      </w:r>
      <w:r w:rsidR="00690FA3">
        <w:rPr>
          <w:rFonts w:hint="eastAsia"/>
        </w:rPr>
        <w:t>（经常出现在他在1735年谋杀了一位演员的地方）。</w:t>
      </w:r>
    </w:p>
    <w:p w14:paraId="19590595" w14:textId="06612EA8" w:rsidR="00690FA3" w:rsidRDefault="009E21F7" w:rsidP="00542ACD">
      <w:pPr>
        <w:pStyle w:val="a3"/>
      </w:pPr>
      <w:r w:rsidRPr="009E21F7">
        <w:rPr>
          <w:rFonts w:hint="eastAsia"/>
        </w:rPr>
        <w:t>干草剧院</w:t>
      </w:r>
      <w:r w:rsidRPr="009E21F7">
        <w:t>Haymarket Theatre</w:t>
      </w:r>
      <w:r>
        <w:rPr>
          <w:rFonts w:hint="eastAsia"/>
        </w:rPr>
        <w:t>（</w:t>
      </w:r>
      <w:r w:rsidRPr="009E21F7">
        <w:rPr>
          <w:rFonts w:hint="eastAsia"/>
        </w:rPr>
        <w:t>萨福克街</w:t>
      </w:r>
      <w:r w:rsidRPr="009E21F7">
        <w:t>Suffolk St</w:t>
      </w:r>
      <w:r>
        <w:rPr>
          <w:rFonts w:hint="eastAsia"/>
        </w:rPr>
        <w:t>）</w:t>
      </w:r>
    </w:p>
    <w:tbl>
      <w:tblPr>
        <w:tblStyle w:val="aa"/>
        <w:tblpPr w:leftFromText="180" w:rightFromText="180" w:vertAnchor="page" w:horzAnchor="margin" w:tblpY="6649"/>
        <w:tblW w:w="0" w:type="auto"/>
        <w:tblLook w:val="04A0" w:firstRow="1" w:lastRow="0" w:firstColumn="1" w:lastColumn="0" w:noHBand="0" w:noVBand="1"/>
      </w:tblPr>
      <w:tblGrid>
        <w:gridCol w:w="1838"/>
        <w:gridCol w:w="3544"/>
        <w:gridCol w:w="2914"/>
      </w:tblGrid>
      <w:tr w:rsidR="00EE24E0" w14:paraId="7B421520" w14:textId="77777777" w:rsidTr="00EE24E0">
        <w:tc>
          <w:tcPr>
            <w:tcW w:w="8296" w:type="dxa"/>
            <w:gridSpan w:val="3"/>
          </w:tcPr>
          <w:p w14:paraId="440E7F9A" w14:textId="77777777" w:rsidR="00EE24E0" w:rsidRDefault="00EE24E0" w:rsidP="00EE24E0">
            <w:pPr>
              <w:jc w:val="center"/>
            </w:pPr>
            <w:r>
              <w:rPr>
                <w:rFonts w:hint="eastAsia"/>
              </w:rPr>
              <w:t>伦敦的剧院</w:t>
            </w:r>
          </w:p>
        </w:tc>
      </w:tr>
      <w:tr w:rsidR="00EE24E0" w14:paraId="2C15AD33" w14:textId="77777777" w:rsidTr="00EE24E0">
        <w:tc>
          <w:tcPr>
            <w:tcW w:w="1838" w:type="dxa"/>
          </w:tcPr>
          <w:p w14:paraId="31317931" w14:textId="77777777" w:rsidR="00EE24E0" w:rsidRDefault="00EE24E0" w:rsidP="00EE24E0">
            <w:r>
              <w:rPr>
                <w:rFonts w:hint="eastAsia"/>
              </w:rPr>
              <w:t>名字</w:t>
            </w:r>
          </w:p>
        </w:tc>
        <w:tc>
          <w:tcPr>
            <w:tcW w:w="3544" w:type="dxa"/>
          </w:tcPr>
          <w:p w14:paraId="52031D59" w14:textId="77777777" w:rsidR="00EE24E0" w:rsidRDefault="00EE24E0" w:rsidP="00EE24E0">
            <w:r>
              <w:rPr>
                <w:rFonts w:hint="eastAsia"/>
              </w:rPr>
              <w:t>地址</w:t>
            </w:r>
          </w:p>
        </w:tc>
        <w:tc>
          <w:tcPr>
            <w:tcW w:w="2914" w:type="dxa"/>
          </w:tcPr>
          <w:p w14:paraId="5C89C349" w14:textId="77777777" w:rsidR="00EE24E0" w:rsidRDefault="00EE24E0" w:rsidP="00EE24E0">
            <w:r>
              <w:rPr>
                <w:rFonts w:hint="eastAsia"/>
              </w:rPr>
              <w:t>电话号码</w:t>
            </w:r>
          </w:p>
        </w:tc>
      </w:tr>
      <w:tr w:rsidR="00EE24E0" w14:paraId="62ADFB1B" w14:textId="77777777" w:rsidTr="00EE24E0">
        <w:tc>
          <w:tcPr>
            <w:tcW w:w="1838" w:type="dxa"/>
          </w:tcPr>
          <w:p w14:paraId="56A243A9" w14:textId="77777777" w:rsidR="00EE24E0" w:rsidRDefault="00EE24E0" w:rsidP="00EE24E0">
            <w:pPr>
              <w:jc w:val="left"/>
            </w:pPr>
            <w:r w:rsidRPr="00EE24E0">
              <w:t>Aldwych</w:t>
            </w:r>
          </w:p>
        </w:tc>
        <w:tc>
          <w:tcPr>
            <w:tcW w:w="3544" w:type="dxa"/>
          </w:tcPr>
          <w:p w14:paraId="2A0A84D6" w14:textId="77777777" w:rsidR="00EE24E0" w:rsidRPr="00EE24E0" w:rsidRDefault="00EE24E0" w:rsidP="00EE24E0">
            <w:pPr>
              <w:widowControl/>
              <w:jc w:val="left"/>
              <w:rPr>
                <w:rFonts w:ascii="Times New Roman" w:eastAsia="宋体" w:hAnsi="Times New Roman" w:cs="Times New Roman"/>
                <w:kern w:val="0"/>
                <w:sz w:val="22"/>
              </w:rPr>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 xml:space="preserve">trand W.C.2 </w:t>
            </w:r>
          </w:p>
        </w:tc>
        <w:tc>
          <w:tcPr>
            <w:tcW w:w="2914" w:type="dxa"/>
          </w:tcPr>
          <w:p w14:paraId="7096C26E" w14:textId="77777777" w:rsidR="00EE24E0" w:rsidRPr="00EE24E0" w:rsidRDefault="00EE24E0" w:rsidP="00EE24E0">
            <w:pPr>
              <w:widowControl/>
              <w:jc w:val="left"/>
              <w:rPr>
                <w:rFonts w:ascii="Times New Roman" w:eastAsia="宋体" w:hAnsi="Times New Roman" w:cs="Times New Roman"/>
                <w:kern w:val="0"/>
                <w:sz w:val="22"/>
              </w:rPr>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6404</w:t>
            </w:r>
          </w:p>
        </w:tc>
      </w:tr>
      <w:tr w:rsidR="00EE24E0" w14:paraId="3169038B" w14:textId="77777777" w:rsidTr="00EE24E0">
        <w:tc>
          <w:tcPr>
            <w:tcW w:w="1838" w:type="dxa"/>
          </w:tcPr>
          <w:p w14:paraId="47873278" w14:textId="77777777" w:rsidR="00EE24E0" w:rsidRDefault="00EE24E0" w:rsidP="00EE24E0">
            <w:pPr>
              <w:jc w:val="left"/>
            </w:pPr>
            <w:r w:rsidRPr="00EE24E0">
              <w:t>Alhambra</w:t>
            </w:r>
          </w:p>
        </w:tc>
        <w:tc>
          <w:tcPr>
            <w:tcW w:w="3544" w:type="dxa"/>
          </w:tcPr>
          <w:p w14:paraId="28A80282" w14:textId="77777777" w:rsidR="00EE24E0" w:rsidRPr="00EE24E0" w:rsidRDefault="00EE24E0" w:rsidP="00EE24E0">
            <w:pPr>
              <w:jc w:val="left"/>
            </w:pPr>
            <w:r w:rsidRPr="00EE24E0">
              <w:rPr>
                <w:rFonts w:ascii="Times New Roman" w:eastAsia="宋体" w:hAnsi="Times New Roman" w:cs="Times New Roman"/>
                <w:kern w:val="0"/>
                <w:sz w:val="22"/>
              </w:rPr>
              <w:t>L</w:t>
            </w:r>
            <w:r w:rsidRPr="00EE24E0">
              <w:rPr>
                <w:rFonts w:ascii="Times New Roman" w:eastAsia="宋体" w:hAnsi="Times New Roman" w:cs="Times New Roman"/>
                <w:kern w:val="0"/>
                <w:sz w:val="23"/>
                <w:szCs w:val="23"/>
              </w:rPr>
              <w:t xml:space="preserve">eicester Square W.C.2 </w:t>
            </w:r>
            <w:r>
              <w:rPr>
                <w:rFonts w:ascii="Times New Roman" w:eastAsia="宋体" w:hAnsi="Times New Roman" w:cs="Times New Roman"/>
                <w:kern w:val="0"/>
                <w:sz w:val="23"/>
                <w:szCs w:val="23"/>
              </w:rPr>
              <w:t xml:space="preserve"> </w:t>
            </w:r>
          </w:p>
        </w:tc>
        <w:tc>
          <w:tcPr>
            <w:tcW w:w="2914" w:type="dxa"/>
          </w:tcPr>
          <w:p w14:paraId="5074F1B1"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5064</w:t>
            </w:r>
          </w:p>
        </w:tc>
      </w:tr>
      <w:tr w:rsidR="00EE24E0" w14:paraId="02C2F06C" w14:textId="77777777" w:rsidTr="00EE24E0">
        <w:tc>
          <w:tcPr>
            <w:tcW w:w="1838" w:type="dxa"/>
          </w:tcPr>
          <w:p w14:paraId="24B9C915" w14:textId="77777777" w:rsidR="00EE24E0" w:rsidRDefault="00EE24E0" w:rsidP="00EE24E0">
            <w:pPr>
              <w:jc w:val="left"/>
            </w:pPr>
            <w:r w:rsidRPr="00EE24E0">
              <w:t>Ambassadors</w:t>
            </w:r>
          </w:p>
        </w:tc>
        <w:tc>
          <w:tcPr>
            <w:tcW w:w="3544" w:type="dxa"/>
          </w:tcPr>
          <w:p w14:paraId="0663FF74" w14:textId="77777777" w:rsidR="00EE24E0" w:rsidRPr="00EE24E0" w:rsidRDefault="00EE24E0" w:rsidP="00EE24E0">
            <w:pPr>
              <w:jc w:val="left"/>
            </w:pPr>
            <w:r w:rsidRPr="00EE24E0">
              <w:rPr>
                <w:rFonts w:ascii="Times New Roman" w:eastAsia="宋体" w:hAnsi="Times New Roman" w:cs="Times New Roman"/>
                <w:kern w:val="0"/>
                <w:sz w:val="22"/>
              </w:rPr>
              <w:t>W</w:t>
            </w:r>
            <w:r w:rsidRPr="00EE24E0">
              <w:rPr>
                <w:rFonts w:ascii="Times New Roman" w:eastAsia="宋体" w:hAnsi="Times New Roman" w:cs="Times New Roman"/>
                <w:kern w:val="0"/>
                <w:sz w:val="23"/>
                <w:szCs w:val="23"/>
              </w:rPr>
              <w:t xml:space="preserve">est St., Shaftesbury Ave., W.C 2 </w:t>
            </w:r>
            <w:r>
              <w:rPr>
                <w:rFonts w:ascii="Times New Roman" w:eastAsia="宋体" w:hAnsi="Times New Roman" w:cs="Times New Roman"/>
                <w:kern w:val="0"/>
                <w:sz w:val="23"/>
                <w:szCs w:val="23"/>
              </w:rPr>
              <w:t xml:space="preserve"> </w:t>
            </w:r>
          </w:p>
        </w:tc>
        <w:tc>
          <w:tcPr>
            <w:tcW w:w="2914" w:type="dxa"/>
          </w:tcPr>
          <w:p w14:paraId="454BA9EE" w14:textId="77777777" w:rsid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1171</w:t>
            </w:r>
          </w:p>
        </w:tc>
      </w:tr>
      <w:tr w:rsidR="00EE24E0" w14:paraId="4E94C9E6" w14:textId="77777777" w:rsidTr="00EE24E0">
        <w:tc>
          <w:tcPr>
            <w:tcW w:w="1838" w:type="dxa"/>
          </w:tcPr>
          <w:p w14:paraId="0B8E145D" w14:textId="77777777" w:rsidR="00EE24E0" w:rsidRDefault="00EE24E0" w:rsidP="00EE24E0">
            <w:pPr>
              <w:jc w:val="left"/>
            </w:pPr>
            <w:r w:rsidRPr="00EE24E0">
              <w:t>Coliseum</w:t>
            </w:r>
          </w:p>
        </w:tc>
        <w:tc>
          <w:tcPr>
            <w:tcW w:w="3544" w:type="dxa"/>
          </w:tcPr>
          <w:p w14:paraId="64AFDEF2" w14:textId="77777777" w:rsidR="00EE24E0" w:rsidRPr="00EE24E0" w:rsidRDefault="00EE24E0" w:rsidP="00EE24E0">
            <w:pPr>
              <w:jc w:val="left"/>
            </w:pPr>
            <w:r w:rsidRPr="00EE24E0">
              <w:rPr>
                <w:rFonts w:ascii="Times New Roman" w:eastAsia="宋体" w:hAnsi="Times New Roman" w:cs="Times New Roman"/>
                <w:kern w:val="0"/>
                <w:sz w:val="22"/>
              </w:rPr>
              <w:t>C</w:t>
            </w:r>
            <w:r w:rsidRPr="00EE24E0">
              <w:rPr>
                <w:rFonts w:ascii="Times New Roman" w:eastAsia="宋体" w:hAnsi="Times New Roman" w:cs="Times New Roman"/>
                <w:kern w:val="0"/>
                <w:sz w:val="23"/>
                <w:szCs w:val="23"/>
              </w:rPr>
              <w:t xml:space="preserve">haring Cross, W.C.2 </w:t>
            </w:r>
            <w:r>
              <w:rPr>
                <w:rFonts w:ascii="Times New Roman" w:eastAsia="宋体" w:hAnsi="Times New Roman" w:cs="Times New Roman"/>
                <w:kern w:val="0"/>
                <w:sz w:val="23"/>
                <w:szCs w:val="23"/>
              </w:rPr>
              <w:t xml:space="preserve"> </w:t>
            </w:r>
          </w:p>
        </w:tc>
        <w:tc>
          <w:tcPr>
            <w:tcW w:w="2914" w:type="dxa"/>
          </w:tcPr>
          <w:p w14:paraId="4A08CC5C" w14:textId="77777777" w:rsid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3161</w:t>
            </w:r>
          </w:p>
        </w:tc>
      </w:tr>
      <w:tr w:rsidR="00EE24E0" w14:paraId="1FCFDFCC" w14:textId="77777777" w:rsidTr="00EE24E0">
        <w:tc>
          <w:tcPr>
            <w:tcW w:w="1838" w:type="dxa"/>
          </w:tcPr>
          <w:p w14:paraId="3D126CA6" w14:textId="77777777" w:rsidR="00EE24E0" w:rsidRDefault="00EE24E0" w:rsidP="00EE24E0">
            <w:pPr>
              <w:jc w:val="left"/>
            </w:pPr>
            <w:r w:rsidRPr="00EE24E0">
              <w:t>Comedy</w:t>
            </w:r>
          </w:p>
        </w:tc>
        <w:tc>
          <w:tcPr>
            <w:tcW w:w="3544" w:type="dxa"/>
          </w:tcPr>
          <w:p w14:paraId="06DEEBF5" w14:textId="77777777" w:rsidR="00EE24E0" w:rsidRPr="00EE24E0" w:rsidRDefault="00EE24E0" w:rsidP="00EE24E0">
            <w:pPr>
              <w:jc w:val="left"/>
            </w:pPr>
            <w:r w:rsidRPr="00EE24E0">
              <w:rPr>
                <w:rFonts w:ascii="Times New Roman" w:eastAsia="宋体" w:hAnsi="Times New Roman" w:cs="Times New Roman"/>
                <w:kern w:val="0"/>
                <w:sz w:val="22"/>
              </w:rPr>
              <w:t>P</w:t>
            </w:r>
            <w:r w:rsidRPr="00EE24E0">
              <w:rPr>
                <w:rFonts w:ascii="Times New Roman" w:eastAsia="宋体" w:hAnsi="Times New Roman" w:cs="Times New Roman"/>
                <w:kern w:val="0"/>
                <w:sz w:val="23"/>
                <w:szCs w:val="23"/>
              </w:rPr>
              <w:t xml:space="preserve">anton Street, S.W.1 </w:t>
            </w:r>
            <w:r>
              <w:rPr>
                <w:rFonts w:ascii="Times New Roman" w:eastAsia="宋体" w:hAnsi="Times New Roman" w:cs="Times New Roman"/>
                <w:kern w:val="0"/>
                <w:sz w:val="23"/>
                <w:szCs w:val="23"/>
              </w:rPr>
              <w:t xml:space="preserve"> </w:t>
            </w:r>
          </w:p>
        </w:tc>
        <w:tc>
          <w:tcPr>
            <w:tcW w:w="2914" w:type="dxa"/>
          </w:tcPr>
          <w:p w14:paraId="310ECCB4"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8978-9</w:t>
            </w:r>
          </w:p>
        </w:tc>
      </w:tr>
      <w:tr w:rsidR="00EE24E0" w14:paraId="79CA0CD9" w14:textId="77777777" w:rsidTr="00EE24E0">
        <w:tc>
          <w:tcPr>
            <w:tcW w:w="1838" w:type="dxa"/>
          </w:tcPr>
          <w:p w14:paraId="04C956C0" w14:textId="77777777" w:rsidR="00EE24E0" w:rsidRDefault="00EE24E0" w:rsidP="00EE24E0">
            <w:pPr>
              <w:jc w:val="left"/>
            </w:pPr>
            <w:r w:rsidRPr="00EE24E0">
              <w:t>Criterion</w:t>
            </w:r>
          </w:p>
        </w:tc>
        <w:tc>
          <w:tcPr>
            <w:tcW w:w="3544" w:type="dxa"/>
          </w:tcPr>
          <w:p w14:paraId="3B11BBB9" w14:textId="77777777" w:rsidR="00EE24E0" w:rsidRDefault="00EE24E0" w:rsidP="00EE24E0">
            <w:pPr>
              <w:jc w:val="left"/>
            </w:pPr>
            <w:r w:rsidRPr="00EE24E0">
              <w:rPr>
                <w:rFonts w:ascii="Times New Roman" w:eastAsia="宋体" w:hAnsi="Times New Roman" w:cs="Times New Roman"/>
                <w:kern w:val="0"/>
                <w:sz w:val="22"/>
              </w:rPr>
              <w:t>P</w:t>
            </w:r>
            <w:r w:rsidRPr="00EE24E0">
              <w:rPr>
                <w:rFonts w:ascii="Times New Roman" w:eastAsia="宋体" w:hAnsi="Times New Roman" w:cs="Times New Roman"/>
                <w:kern w:val="0"/>
                <w:sz w:val="23"/>
                <w:szCs w:val="23"/>
              </w:rPr>
              <w:t xml:space="preserve">iccadilly Circus, W.1 </w:t>
            </w:r>
            <w:r>
              <w:rPr>
                <w:rFonts w:ascii="Times New Roman" w:eastAsia="宋体" w:hAnsi="Times New Roman" w:cs="Times New Roman"/>
                <w:kern w:val="0"/>
                <w:sz w:val="23"/>
                <w:szCs w:val="23"/>
              </w:rPr>
              <w:t xml:space="preserve"> </w:t>
            </w:r>
          </w:p>
        </w:tc>
        <w:tc>
          <w:tcPr>
            <w:tcW w:w="2914" w:type="dxa"/>
          </w:tcPr>
          <w:p w14:paraId="325B75FC"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3844</w:t>
            </w:r>
          </w:p>
        </w:tc>
      </w:tr>
      <w:tr w:rsidR="00EE24E0" w14:paraId="176C1654" w14:textId="77777777" w:rsidTr="00EE24E0">
        <w:tc>
          <w:tcPr>
            <w:tcW w:w="1838" w:type="dxa"/>
          </w:tcPr>
          <w:p w14:paraId="575BEBE6" w14:textId="77777777" w:rsidR="00EE24E0" w:rsidRPr="00EE24E0" w:rsidRDefault="00EE24E0" w:rsidP="00EE24E0">
            <w:pPr>
              <w:jc w:val="left"/>
            </w:pPr>
            <w:r w:rsidRPr="00EE24E0">
              <w:t>Dominion</w:t>
            </w:r>
          </w:p>
        </w:tc>
        <w:tc>
          <w:tcPr>
            <w:tcW w:w="3544" w:type="dxa"/>
          </w:tcPr>
          <w:p w14:paraId="7C75B530" w14:textId="77777777" w:rsidR="00EE24E0" w:rsidRP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 xml:space="preserve">ottenham Court </w:t>
            </w:r>
            <w:proofErr w:type="spellStart"/>
            <w:r w:rsidRPr="00EE24E0">
              <w:rPr>
                <w:rFonts w:ascii="Times New Roman" w:eastAsia="宋体" w:hAnsi="Times New Roman" w:cs="Times New Roman"/>
                <w:kern w:val="0"/>
                <w:sz w:val="23"/>
                <w:szCs w:val="23"/>
              </w:rPr>
              <w:t>Raod</w:t>
            </w:r>
            <w:proofErr w:type="spellEnd"/>
            <w:r w:rsidRPr="00EE24E0">
              <w:rPr>
                <w:rFonts w:ascii="Times New Roman" w:eastAsia="宋体" w:hAnsi="Times New Roman" w:cs="Times New Roman"/>
                <w:kern w:val="0"/>
                <w:sz w:val="23"/>
                <w:szCs w:val="23"/>
              </w:rPr>
              <w:t xml:space="preserve">, W.1 </w:t>
            </w:r>
            <w:r>
              <w:rPr>
                <w:rFonts w:ascii="Times New Roman" w:eastAsia="宋体" w:hAnsi="Times New Roman" w:cs="Times New Roman"/>
                <w:kern w:val="0"/>
                <w:sz w:val="23"/>
                <w:szCs w:val="23"/>
              </w:rPr>
              <w:t xml:space="preserve"> </w:t>
            </w:r>
          </w:p>
        </w:tc>
        <w:tc>
          <w:tcPr>
            <w:tcW w:w="2914" w:type="dxa"/>
          </w:tcPr>
          <w:p w14:paraId="4AB4DC16" w14:textId="77777777" w:rsidR="00EE24E0" w:rsidRDefault="00EE24E0" w:rsidP="00EE24E0">
            <w:pPr>
              <w:jc w:val="left"/>
            </w:pPr>
            <w:r w:rsidRPr="00EE24E0">
              <w:rPr>
                <w:rFonts w:ascii="Times New Roman" w:eastAsia="宋体" w:hAnsi="Times New Roman" w:cs="Times New Roman"/>
                <w:kern w:val="0"/>
                <w:sz w:val="22"/>
              </w:rPr>
              <w:t>M</w:t>
            </w:r>
            <w:r w:rsidRPr="00EE24E0">
              <w:rPr>
                <w:rFonts w:ascii="Times New Roman" w:eastAsia="宋体" w:hAnsi="Times New Roman" w:cs="Times New Roman"/>
                <w:kern w:val="0"/>
                <w:sz w:val="23"/>
                <w:szCs w:val="23"/>
              </w:rPr>
              <w:t>useum 217</w:t>
            </w:r>
          </w:p>
        </w:tc>
      </w:tr>
      <w:tr w:rsidR="00EE24E0" w14:paraId="658E0ABB" w14:textId="77777777" w:rsidTr="00EE24E0">
        <w:tc>
          <w:tcPr>
            <w:tcW w:w="1838" w:type="dxa"/>
          </w:tcPr>
          <w:p w14:paraId="28A1624B" w14:textId="77777777" w:rsidR="00EE24E0" w:rsidRPr="00EE24E0" w:rsidRDefault="00EE24E0" w:rsidP="00EE24E0">
            <w:pPr>
              <w:jc w:val="left"/>
            </w:pPr>
            <w:r>
              <w:t>Duke of York’s</w:t>
            </w:r>
          </w:p>
        </w:tc>
        <w:tc>
          <w:tcPr>
            <w:tcW w:w="3544" w:type="dxa"/>
          </w:tcPr>
          <w:p w14:paraId="52449F8D" w14:textId="77777777" w:rsidR="00EE24E0" w:rsidRPr="00EE24E0" w:rsidRDefault="00EE24E0" w:rsidP="00EE24E0">
            <w:pPr>
              <w:jc w:val="left"/>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 xml:space="preserve">t. Martin’s Lane W.C.1 </w:t>
            </w:r>
            <w:r>
              <w:rPr>
                <w:rFonts w:ascii="Times New Roman" w:eastAsia="宋体" w:hAnsi="Times New Roman" w:cs="Times New Roman"/>
                <w:kern w:val="0"/>
                <w:sz w:val="23"/>
                <w:szCs w:val="23"/>
              </w:rPr>
              <w:t xml:space="preserve"> </w:t>
            </w:r>
          </w:p>
        </w:tc>
        <w:tc>
          <w:tcPr>
            <w:tcW w:w="2914" w:type="dxa"/>
          </w:tcPr>
          <w:p w14:paraId="2DA9C8ED" w14:textId="77777777" w:rsid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5122-3</w:t>
            </w:r>
          </w:p>
        </w:tc>
      </w:tr>
      <w:tr w:rsidR="00EE24E0" w14:paraId="0BE08F41" w14:textId="77777777" w:rsidTr="00EE24E0">
        <w:tc>
          <w:tcPr>
            <w:tcW w:w="1838" w:type="dxa"/>
          </w:tcPr>
          <w:p w14:paraId="153E9196" w14:textId="77777777" w:rsidR="00EE24E0" w:rsidRPr="00EE24E0" w:rsidRDefault="00EE24E0" w:rsidP="00EE24E0">
            <w:pPr>
              <w:jc w:val="left"/>
            </w:pPr>
            <w:r>
              <w:t>Embassy</w:t>
            </w:r>
          </w:p>
        </w:tc>
        <w:tc>
          <w:tcPr>
            <w:tcW w:w="3544" w:type="dxa"/>
          </w:tcPr>
          <w:p w14:paraId="1C63DF51" w14:textId="77777777" w:rsidR="00EE24E0" w:rsidRDefault="00EE24E0" w:rsidP="00EE24E0">
            <w:pPr>
              <w:jc w:val="left"/>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 xml:space="preserve">wiss Cottage </w:t>
            </w:r>
            <w:r>
              <w:rPr>
                <w:rFonts w:ascii="Times New Roman" w:eastAsia="宋体" w:hAnsi="Times New Roman" w:cs="Times New Roman"/>
                <w:kern w:val="0"/>
                <w:sz w:val="23"/>
                <w:szCs w:val="23"/>
              </w:rPr>
              <w:t xml:space="preserve"> </w:t>
            </w:r>
          </w:p>
        </w:tc>
        <w:tc>
          <w:tcPr>
            <w:tcW w:w="2914" w:type="dxa"/>
          </w:tcPr>
          <w:p w14:paraId="3E7AE644" w14:textId="77777777" w:rsidR="00EE24E0" w:rsidRDefault="00EE24E0" w:rsidP="00EE24E0">
            <w:pPr>
              <w:jc w:val="left"/>
            </w:pPr>
            <w:r w:rsidRPr="00EE24E0">
              <w:rPr>
                <w:rFonts w:ascii="Times New Roman" w:eastAsia="宋体" w:hAnsi="Times New Roman" w:cs="Times New Roman"/>
                <w:kern w:val="0"/>
                <w:sz w:val="22"/>
              </w:rPr>
              <w:t>P</w:t>
            </w:r>
            <w:r w:rsidRPr="00EE24E0">
              <w:rPr>
                <w:rFonts w:ascii="Times New Roman" w:eastAsia="宋体" w:hAnsi="Times New Roman" w:cs="Times New Roman"/>
                <w:kern w:val="0"/>
                <w:sz w:val="23"/>
                <w:szCs w:val="23"/>
              </w:rPr>
              <w:t>rimrose Hill 2211</w:t>
            </w:r>
          </w:p>
        </w:tc>
      </w:tr>
      <w:tr w:rsidR="00EE24E0" w14:paraId="5908736C" w14:textId="77777777" w:rsidTr="00EE24E0">
        <w:tc>
          <w:tcPr>
            <w:tcW w:w="1838" w:type="dxa"/>
          </w:tcPr>
          <w:p w14:paraId="40E46E34" w14:textId="77777777" w:rsidR="00EE24E0" w:rsidRPr="00EE24E0" w:rsidRDefault="00EE24E0" w:rsidP="00EE24E0">
            <w:pPr>
              <w:jc w:val="left"/>
            </w:pPr>
            <w:r>
              <w:t>Globe</w:t>
            </w:r>
          </w:p>
        </w:tc>
        <w:tc>
          <w:tcPr>
            <w:tcW w:w="3544" w:type="dxa"/>
          </w:tcPr>
          <w:p w14:paraId="1664A692" w14:textId="77777777" w:rsidR="00EE24E0" w:rsidRDefault="00EE24E0" w:rsidP="00EE24E0">
            <w:pPr>
              <w:jc w:val="left"/>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 xml:space="preserve">haftesbury Avenue W.1 </w:t>
            </w:r>
            <w:r>
              <w:rPr>
                <w:rFonts w:ascii="Times New Roman" w:eastAsia="宋体" w:hAnsi="Times New Roman" w:cs="Times New Roman"/>
                <w:kern w:val="0"/>
                <w:sz w:val="23"/>
                <w:szCs w:val="23"/>
              </w:rPr>
              <w:t xml:space="preserve"> </w:t>
            </w:r>
          </w:p>
        </w:tc>
        <w:tc>
          <w:tcPr>
            <w:tcW w:w="2914" w:type="dxa"/>
          </w:tcPr>
          <w:p w14:paraId="2E56F52C"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8724-</w:t>
            </w:r>
          </w:p>
        </w:tc>
      </w:tr>
      <w:tr w:rsidR="00EE24E0" w14:paraId="7753ACE9" w14:textId="77777777" w:rsidTr="00EE24E0">
        <w:tc>
          <w:tcPr>
            <w:tcW w:w="1838" w:type="dxa"/>
          </w:tcPr>
          <w:p w14:paraId="3440D94A" w14:textId="77777777" w:rsidR="00EE24E0" w:rsidRDefault="00EE24E0" w:rsidP="00EE24E0">
            <w:pPr>
              <w:jc w:val="left"/>
            </w:pPr>
            <w:r>
              <w:t>Haymarket</w:t>
            </w:r>
          </w:p>
        </w:tc>
        <w:tc>
          <w:tcPr>
            <w:tcW w:w="3544" w:type="dxa"/>
          </w:tcPr>
          <w:p w14:paraId="36DCCAAB" w14:textId="77777777" w:rsidR="00EE24E0" w:rsidRDefault="00EE24E0" w:rsidP="00EE24E0">
            <w:pPr>
              <w:jc w:val="left"/>
            </w:pPr>
            <w:r w:rsidRPr="00EE24E0">
              <w:rPr>
                <w:rFonts w:ascii="Times New Roman" w:eastAsia="宋体" w:hAnsi="Times New Roman" w:cs="Times New Roman"/>
                <w:kern w:val="0"/>
                <w:sz w:val="22"/>
              </w:rPr>
              <w:t>H</w:t>
            </w:r>
            <w:r w:rsidRPr="00EE24E0">
              <w:rPr>
                <w:rFonts w:ascii="Times New Roman" w:eastAsia="宋体" w:hAnsi="Times New Roman" w:cs="Times New Roman"/>
                <w:kern w:val="0"/>
                <w:sz w:val="23"/>
                <w:szCs w:val="23"/>
              </w:rPr>
              <w:t xml:space="preserve">aymarket SW1 </w:t>
            </w:r>
            <w:r>
              <w:rPr>
                <w:rFonts w:ascii="Times New Roman" w:eastAsia="宋体" w:hAnsi="Times New Roman" w:cs="Times New Roman"/>
                <w:kern w:val="0"/>
                <w:sz w:val="23"/>
                <w:szCs w:val="23"/>
              </w:rPr>
              <w:t xml:space="preserve"> </w:t>
            </w:r>
          </w:p>
        </w:tc>
        <w:tc>
          <w:tcPr>
            <w:tcW w:w="2914" w:type="dxa"/>
          </w:tcPr>
          <w:p w14:paraId="4F57D358" w14:textId="77777777" w:rsidR="00EE24E0" w:rsidRDefault="00EE24E0" w:rsidP="00EE24E0">
            <w:pPr>
              <w:jc w:val="left"/>
            </w:pPr>
            <w:r>
              <w:rPr>
                <w:rFonts w:ascii="Times New Roman" w:eastAsia="宋体" w:hAnsi="Times New Roman" w:cs="Times New Roman"/>
                <w:kern w:val="0"/>
                <w:sz w:val="23"/>
                <w:szCs w:val="23"/>
              </w:rPr>
              <w:t>W</w:t>
            </w:r>
            <w:r w:rsidRPr="00EE24E0">
              <w:rPr>
                <w:rFonts w:ascii="Times New Roman" w:eastAsia="宋体" w:hAnsi="Times New Roman" w:cs="Times New Roman"/>
                <w:kern w:val="0"/>
                <w:sz w:val="23"/>
                <w:szCs w:val="23"/>
              </w:rPr>
              <w:t>hitehall 98</w:t>
            </w:r>
          </w:p>
        </w:tc>
      </w:tr>
      <w:tr w:rsidR="00EE24E0" w14:paraId="250C054A" w14:textId="77777777" w:rsidTr="00EE24E0">
        <w:tc>
          <w:tcPr>
            <w:tcW w:w="1838" w:type="dxa"/>
          </w:tcPr>
          <w:p w14:paraId="601D4D98" w14:textId="77777777" w:rsidR="00EE24E0" w:rsidRDefault="00EE24E0" w:rsidP="00EE24E0">
            <w:pPr>
              <w:jc w:val="left"/>
            </w:pPr>
            <w:r>
              <w:t>Hippodrome</w:t>
            </w:r>
          </w:p>
        </w:tc>
        <w:tc>
          <w:tcPr>
            <w:tcW w:w="3544" w:type="dxa"/>
          </w:tcPr>
          <w:p w14:paraId="5F36B03C" w14:textId="77777777" w:rsidR="00EE24E0" w:rsidRDefault="00EE24E0" w:rsidP="00EE24E0">
            <w:pPr>
              <w:jc w:val="left"/>
            </w:pPr>
            <w:r>
              <w:t>Cranbourne Street, WC2</w:t>
            </w:r>
          </w:p>
        </w:tc>
        <w:tc>
          <w:tcPr>
            <w:tcW w:w="2914" w:type="dxa"/>
          </w:tcPr>
          <w:p w14:paraId="5013DCD7"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0648</w:t>
            </w:r>
          </w:p>
        </w:tc>
      </w:tr>
      <w:tr w:rsidR="00EE24E0" w14:paraId="231D716F" w14:textId="77777777" w:rsidTr="00EE24E0">
        <w:tc>
          <w:tcPr>
            <w:tcW w:w="1838" w:type="dxa"/>
          </w:tcPr>
          <w:p w14:paraId="5933B1E9" w14:textId="77777777" w:rsidR="00EE24E0" w:rsidRDefault="00EE24E0" w:rsidP="00EE24E0">
            <w:pPr>
              <w:jc w:val="left"/>
            </w:pPr>
            <w:r>
              <w:t>His Majesty’s</w:t>
            </w:r>
          </w:p>
        </w:tc>
        <w:tc>
          <w:tcPr>
            <w:tcW w:w="3544" w:type="dxa"/>
          </w:tcPr>
          <w:p w14:paraId="2F3D232B" w14:textId="77777777" w:rsidR="00EE24E0" w:rsidRDefault="00EE24E0" w:rsidP="00EE24E0">
            <w:pPr>
              <w:jc w:val="left"/>
            </w:pPr>
            <w:r w:rsidRPr="00EE24E0">
              <w:rPr>
                <w:rFonts w:ascii="Times New Roman" w:eastAsia="宋体" w:hAnsi="Times New Roman" w:cs="Times New Roman"/>
                <w:kern w:val="0"/>
                <w:sz w:val="22"/>
              </w:rPr>
              <w:t>H</w:t>
            </w:r>
            <w:r w:rsidRPr="00EE24E0">
              <w:rPr>
                <w:rFonts w:ascii="Times New Roman" w:eastAsia="宋体" w:hAnsi="Times New Roman" w:cs="Times New Roman"/>
                <w:kern w:val="0"/>
                <w:sz w:val="23"/>
                <w:szCs w:val="23"/>
              </w:rPr>
              <w:t xml:space="preserve">aymarket, SW1 </w:t>
            </w:r>
            <w:r>
              <w:rPr>
                <w:rFonts w:ascii="Times New Roman" w:eastAsia="宋体" w:hAnsi="Times New Roman" w:cs="Times New Roman"/>
                <w:kern w:val="0"/>
                <w:sz w:val="23"/>
                <w:szCs w:val="23"/>
              </w:rPr>
              <w:t xml:space="preserve"> </w:t>
            </w:r>
          </w:p>
        </w:tc>
        <w:tc>
          <w:tcPr>
            <w:tcW w:w="2914" w:type="dxa"/>
          </w:tcPr>
          <w:p w14:paraId="577AF532"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060</w:t>
            </w:r>
          </w:p>
        </w:tc>
      </w:tr>
      <w:tr w:rsidR="00EE24E0" w14:paraId="438BA1F5" w14:textId="77777777" w:rsidTr="00EE24E0">
        <w:tc>
          <w:tcPr>
            <w:tcW w:w="1838" w:type="dxa"/>
          </w:tcPr>
          <w:p w14:paraId="3B9562E0" w14:textId="77777777" w:rsidR="00EE24E0" w:rsidRDefault="00EE24E0" w:rsidP="00EE24E0">
            <w:pPr>
              <w:jc w:val="left"/>
            </w:pPr>
            <w:r>
              <w:t>Kingsway</w:t>
            </w:r>
          </w:p>
        </w:tc>
        <w:tc>
          <w:tcPr>
            <w:tcW w:w="3544" w:type="dxa"/>
          </w:tcPr>
          <w:p w14:paraId="6CFF0403"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 xml:space="preserve">reat Queen Street, WC2 </w:t>
            </w:r>
            <w:r>
              <w:rPr>
                <w:rFonts w:ascii="Times New Roman" w:eastAsia="宋体" w:hAnsi="Times New Roman" w:cs="Times New Roman"/>
                <w:kern w:val="0"/>
                <w:sz w:val="23"/>
                <w:szCs w:val="23"/>
              </w:rPr>
              <w:t xml:space="preserve"> </w:t>
            </w:r>
          </w:p>
        </w:tc>
        <w:tc>
          <w:tcPr>
            <w:tcW w:w="2914" w:type="dxa"/>
          </w:tcPr>
          <w:p w14:paraId="0E49E2BA" w14:textId="77777777" w:rsidR="00EE24E0" w:rsidRDefault="00EE24E0" w:rsidP="00EE24E0">
            <w:pPr>
              <w:jc w:val="left"/>
            </w:pPr>
            <w:r w:rsidRPr="00EE24E0">
              <w:rPr>
                <w:rFonts w:ascii="Times New Roman" w:eastAsia="宋体" w:hAnsi="Times New Roman" w:cs="Times New Roman"/>
                <w:kern w:val="0"/>
                <w:sz w:val="22"/>
              </w:rPr>
              <w:t>H</w:t>
            </w:r>
            <w:r w:rsidRPr="00EE24E0">
              <w:rPr>
                <w:rFonts w:ascii="Times New Roman" w:eastAsia="宋体" w:hAnsi="Times New Roman" w:cs="Times New Roman"/>
                <w:kern w:val="0"/>
                <w:sz w:val="23"/>
                <w:szCs w:val="23"/>
              </w:rPr>
              <w:t>olborn 403</w:t>
            </w:r>
          </w:p>
        </w:tc>
      </w:tr>
      <w:tr w:rsidR="00EE24E0" w14:paraId="6A7FE6E2" w14:textId="77777777" w:rsidTr="00EE24E0">
        <w:tc>
          <w:tcPr>
            <w:tcW w:w="1838" w:type="dxa"/>
          </w:tcPr>
          <w:p w14:paraId="5ED10A2B" w14:textId="77777777" w:rsidR="00EE24E0" w:rsidRDefault="00EE24E0" w:rsidP="00EE24E0">
            <w:pPr>
              <w:jc w:val="left"/>
            </w:pPr>
            <w:r>
              <w:t>Little John Street</w:t>
            </w:r>
          </w:p>
        </w:tc>
        <w:tc>
          <w:tcPr>
            <w:tcW w:w="3544" w:type="dxa"/>
          </w:tcPr>
          <w:p w14:paraId="14800F7B" w14:textId="77777777" w:rsidR="00EE24E0" w:rsidRDefault="00EE24E0" w:rsidP="00EE24E0">
            <w:pPr>
              <w:jc w:val="left"/>
            </w:pPr>
            <w:r w:rsidRPr="00EE24E0">
              <w:rPr>
                <w:rFonts w:ascii="Times New Roman" w:eastAsia="宋体" w:hAnsi="Times New Roman" w:cs="Times New Roman"/>
                <w:kern w:val="0"/>
                <w:sz w:val="22"/>
              </w:rPr>
              <w:t>A</w:t>
            </w:r>
            <w:r w:rsidRPr="00EE24E0">
              <w:rPr>
                <w:rFonts w:ascii="Times New Roman" w:eastAsia="宋体" w:hAnsi="Times New Roman" w:cs="Times New Roman"/>
                <w:kern w:val="0"/>
                <w:sz w:val="23"/>
                <w:szCs w:val="23"/>
              </w:rPr>
              <w:t xml:space="preserve">delphi, Strand, WC2 </w:t>
            </w:r>
            <w:r>
              <w:rPr>
                <w:rFonts w:ascii="Times New Roman" w:eastAsia="宋体" w:hAnsi="Times New Roman" w:cs="Times New Roman"/>
                <w:kern w:val="0"/>
                <w:sz w:val="23"/>
                <w:szCs w:val="23"/>
              </w:rPr>
              <w:t xml:space="preserve"> </w:t>
            </w:r>
          </w:p>
        </w:tc>
        <w:tc>
          <w:tcPr>
            <w:tcW w:w="2914" w:type="dxa"/>
          </w:tcPr>
          <w:p w14:paraId="0FDE9ED4" w14:textId="77777777" w:rsid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6501-2</w:t>
            </w:r>
          </w:p>
        </w:tc>
      </w:tr>
      <w:tr w:rsidR="00EE24E0" w14:paraId="4A5BDEE4" w14:textId="77777777" w:rsidTr="00EE24E0">
        <w:tc>
          <w:tcPr>
            <w:tcW w:w="1838" w:type="dxa"/>
          </w:tcPr>
          <w:p w14:paraId="47C94AF6" w14:textId="77777777" w:rsidR="00EE24E0" w:rsidRDefault="00EE24E0" w:rsidP="00EE24E0">
            <w:pPr>
              <w:jc w:val="left"/>
            </w:pPr>
            <w:r>
              <w:t>Lyric</w:t>
            </w:r>
          </w:p>
        </w:tc>
        <w:tc>
          <w:tcPr>
            <w:tcW w:w="3544" w:type="dxa"/>
          </w:tcPr>
          <w:p w14:paraId="104D9790" w14:textId="77777777" w:rsidR="00EE24E0" w:rsidRDefault="00EE24E0" w:rsidP="00EE24E0">
            <w:pPr>
              <w:jc w:val="left"/>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haftesbury Avenue, W1</w:t>
            </w:r>
            <w:r>
              <w:rPr>
                <w:rFonts w:ascii="Times New Roman" w:eastAsia="宋体" w:hAnsi="Times New Roman" w:cs="Times New Roman"/>
                <w:kern w:val="0"/>
                <w:sz w:val="23"/>
                <w:szCs w:val="23"/>
              </w:rPr>
              <w:t xml:space="preserve"> </w:t>
            </w:r>
          </w:p>
        </w:tc>
        <w:tc>
          <w:tcPr>
            <w:tcW w:w="2914" w:type="dxa"/>
          </w:tcPr>
          <w:p w14:paraId="0BBC1AC6"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3683-7</w:t>
            </w:r>
          </w:p>
        </w:tc>
      </w:tr>
      <w:tr w:rsidR="00EE24E0" w14:paraId="10A28B07" w14:textId="77777777" w:rsidTr="00EE24E0">
        <w:tc>
          <w:tcPr>
            <w:tcW w:w="1838" w:type="dxa"/>
          </w:tcPr>
          <w:p w14:paraId="4182BD2D" w14:textId="77777777" w:rsidR="00EE24E0" w:rsidRDefault="00EE24E0" w:rsidP="00EE24E0">
            <w:pPr>
              <w:jc w:val="left"/>
            </w:pPr>
            <w:r>
              <w:t>New</w:t>
            </w:r>
          </w:p>
        </w:tc>
        <w:tc>
          <w:tcPr>
            <w:tcW w:w="3544" w:type="dxa"/>
          </w:tcPr>
          <w:p w14:paraId="4FA033D9" w14:textId="77777777" w:rsidR="00EE24E0" w:rsidRDefault="00EE24E0" w:rsidP="00EE24E0">
            <w:pPr>
              <w:jc w:val="left"/>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 xml:space="preserve">t. Martin’s Lane WC2 </w:t>
            </w:r>
            <w:r>
              <w:rPr>
                <w:rFonts w:ascii="Times New Roman" w:eastAsia="宋体" w:hAnsi="Times New Roman" w:cs="Times New Roman"/>
                <w:kern w:val="0"/>
                <w:sz w:val="23"/>
                <w:szCs w:val="23"/>
              </w:rPr>
              <w:t xml:space="preserve"> </w:t>
            </w:r>
          </w:p>
        </w:tc>
        <w:tc>
          <w:tcPr>
            <w:tcW w:w="2914" w:type="dxa"/>
          </w:tcPr>
          <w:p w14:paraId="4FF1F721" w14:textId="77777777" w:rsid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387</w:t>
            </w:r>
          </w:p>
        </w:tc>
      </w:tr>
      <w:tr w:rsidR="00EE24E0" w14:paraId="30F2CA71" w14:textId="77777777" w:rsidTr="00EE24E0">
        <w:tc>
          <w:tcPr>
            <w:tcW w:w="1838" w:type="dxa"/>
          </w:tcPr>
          <w:p w14:paraId="46BC3D72" w14:textId="77777777" w:rsidR="00EE24E0" w:rsidRDefault="00EE24E0" w:rsidP="00EE24E0">
            <w:pPr>
              <w:jc w:val="left"/>
            </w:pPr>
            <w:r>
              <w:t>Old Vic</w:t>
            </w:r>
          </w:p>
        </w:tc>
        <w:tc>
          <w:tcPr>
            <w:tcW w:w="3544" w:type="dxa"/>
          </w:tcPr>
          <w:p w14:paraId="3E8E1734" w14:textId="77777777" w:rsidR="00EE24E0" w:rsidRDefault="00EE24E0" w:rsidP="00EE24E0">
            <w:pPr>
              <w:jc w:val="left"/>
            </w:pPr>
            <w:r w:rsidRPr="00EE24E0">
              <w:rPr>
                <w:rFonts w:ascii="Times New Roman" w:eastAsia="宋体" w:hAnsi="Times New Roman" w:cs="Times New Roman"/>
                <w:kern w:val="0"/>
                <w:sz w:val="22"/>
              </w:rPr>
              <w:t>W</w:t>
            </w:r>
            <w:r w:rsidRPr="00EE24E0">
              <w:rPr>
                <w:rFonts w:ascii="Times New Roman" w:eastAsia="宋体" w:hAnsi="Times New Roman" w:cs="Times New Roman"/>
                <w:kern w:val="0"/>
                <w:sz w:val="23"/>
                <w:szCs w:val="23"/>
              </w:rPr>
              <w:t xml:space="preserve">aterloo Road </w:t>
            </w:r>
            <w:r>
              <w:rPr>
                <w:rFonts w:ascii="Times New Roman" w:eastAsia="宋体" w:hAnsi="Times New Roman" w:cs="Times New Roman"/>
                <w:kern w:val="0"/>
                <w:sz w:val="23"/>
                <w:szCs w:val="23"/>
              </w:rPr>
              <w:t xml:space="preserve"> </w:t>
            </w:r>
          </w:p>
        </w:tc>
        <w:tc>
          <w:tcPr>
            <w:tcW w:w="2914" w:type="dxa"/>
          </w:tcPr>
          <w:p w14:paraId="6C1D0918" w14:textId="77777777" w:rsidR="00EE24E0" w:rsidRDefault="00EE24E0" w:rsidP="00EE24E0">
            <w:pPr>
              <w:jc w:val="left"/>
            </w:pPr>
            <w:r w:rsidRPr="00EE24E0">
              <w:rPr>
                <w:rFonts w:ascii="Times New Roman" w:eastAsia="宋体" w:hAnsi="Times New Roman" w:cs="Times New Roman"/>
                <w:kern w:val="0"/>
                <w:sz w:val="22"/>
              </w:rPr>
              <w:t>H</w:t>
            </w:r>
            <w:r w:rsidRPr="00EE24E0">
              <w:rPr>
                <w:rFonts w:ascii="Times New Roman" w:eastAsia="宋体" w:hAnsi="Times New Roman" w:cs="Times New Roman"/>
                <w:kern w:val="0"/>
                <w:sz w:val="23"/>
                <w:szCs w:val="23"/>
              </w:rPr>
              <w:t>op 3424-</w:t>
            </w:r>
          </w:p>
        </w:tc>
      </w:tr>
      <w:tr w:rsidR="00EE24E0" w14:paraId="695CC45F" w14:textId="77777777" w:rsidTr="00EE24E0">
        <w:tc>
          <w:tcPr>
            <w:tcW w:w="1838" w:type="dxa"/>
          </w:tcPr>
          <w:p w14:paraId="6D4D1A1A" w14:textId="77777777" w:rsidR="00EE24E0" w:rsidRDefault="00EE24E0" w:rsidP="00EE24E0">
            <w:pPr>
              <w:jc w:val="left"/>
            </w:pPr>
            <w:r>
              <w:t>Playhouse</w:t>
            </w:r>
          </w:p>
        </w:tc>
        <w:tc>
          <w:tcPr>
            <w:tcW w:w="3544" w:type="dxa"/>
          </w:tcPr>
          <w:p w14:paraId="41EF5B78" w14:textId="77777777" w:rsidR="00EE24E0" w:rsidRDefault="00EE24E0" w:rsidP="00EE24E0">
            <w:pPr>
              <w:jc w:val="left"/>
            </w:pPr>
            <w:r w:rsidRPr="00EE24E0">
              <w:rPr>
                <w:rFonts w:ascii="Times New Roman" w:eastAsia="宋体" w:hAnsi="Times New Roman" w:cs="Times New Roman"/>
                <w:kern w:val="0"/>
                <w:sz w:val="22"/>
              </w:rPr>
              <w:t>C</w:t>
            </w:r>
            <w:r w:rsidRPr="00EE24E0">
              <w:rPr>
                <w:rFonts w:ascii="Times New Roman" w:eastAsia="宋体" w:hAnsi="Times New Roman" w:cs="Times New Roman"/>
                <w:kern w:val="0"/>
                <w:sz w:val="23"/>
                <w:szCs w:val="23"/>
              </w:rPr>
              <w:t xml:space="preserve">haring Cross, WC2 </w:t>
            </w:r>
            <w:r>
              <w:rPr>
                <w:rFonts w:ascii="Times New Roman" w:eastAsia="宋体" w:hAnsi="Times New Roman" w:cs="Times New Roman"/>
                <w:kern w:val="0"/>
                <w:sz w:val="23"/>
                <w:szCs w:val="23"/>
              </w:rPr>
              <w:t xml:space="preserve"> </w:t>
            </w:r>
          </w:p>
        </w:tc>
        <w:tc>
          <w:tcPr>
            <w:tcW w:w="2914" w:type="dxa"/>
          </w:tcPr>
          <w:p w14:paraId="1694E689" w14:textId="77777777" w:rsidR="00EE24E0" w:rsidRDefault="00EE24E0" w:rsidP="00EE24E0">
            <w:pPr>
              <w:jc w:val="left"/>
            </w:pPr>
            <w:r w:rsidRPr="00EE24E0">
              <w:rPr>
                <w:rFonts w:ascii="Times New Roman" w:eastAsia="宋体" w:hAnsi="Times New Roman" w:cs="Times New Roman"/>
                <w:kern w:val="0"/>
                <w:sz w:val="22"/>
              </w:rPr>
              <w:t>W</w:t>
            </w:r>
            <w:r w:rsidRPr="00EE24E0">
              <w:rPr>
                <w:rFonts w:ascii="Times New Roman" w:eastAsia="宋体" w:hAnsi="Times New Roman" w:cs="Times New Roman"/>
                <w:kern w:val="0"/>
                <w:sz w:val="23"/>
                <w:szCs w:val="23"/>
              </w:rPr>
              <w:t>hitehall 777</w:t>
            </w:r>
          </w:p>
        </w:tc>
      </w:tr>
      <w:tr w:rsidR="00EE24E0" w14:paraId="7A964538" w14:textId="77777777" w:rsidTr="00EE24E0">
        <w:tc>
          <w:tcPr>
            <w:tcW w:w="1838" w:type="dxa"/>
          </w:tcPr>
          <w:p w14:paraId="26E66FF7" w14:textId="77777777" w:rsidR="00EE24E0" w:rsidRDefault="00EE24E0" w:rsidP="00EE24E0">
            <w:pPr>
              <w:jc w:val="left"/>
            </w:pPr>
            <w:r>
              <w:t>Queen’s</w:t>
            </w:r>
          </w:p>
        </w:tc>
        <w:tc>
          <w:tcPr>
            <w:tcW w:w="3544" w:type="dxa"/>
          </w:tcPr>
          <w:p w14:paraId="71622F71" w14:textId="77777777" w:rsidR="00EE24E0" w:rsidRDefault="00EE24E0" w:rsidP="00EE24E0">
            <w:pPr>
              <w:jc w:val="left"/>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 xml:space="preserve">haftesbury Avenue W1 </w:t>
            </w:r>
            <w:r>
              <w:rPr>
                <w:rFonts w:ascii="Times New Roman" w:eastAsia="宋体" w:hAnsi="Times New Roman" w:cs="Times New Roman"/>
                <w:kern w:val="0"/>
                <w:sz w:val="23"/>
                <w:szCs w:val="23"/>
              </w:rPr>
              <w:t xml:space="preserve"> </w:t>
            </w:r>
          </w:p>
        </w:tc>
        <w:tc>
          <w:tcPr>
            <w:tcW w:w="2914" w:type="dxa"/>
          </w:tcPr>
          <w:p w14:paraId="5EC304A6" w14:textId="77777777" w:rsidR="00EE24E0" w:rsidRDefault="00EE24E0" w:rsidP="00EE24E0">
            <w:pPr>
              <w:jc w:val="left"/>
            </w:pPr>
            <w:r w:rsidRPr="00EE24E0">
              <w:rPr>
                <w:rFonts w:ascii="Times New Roman" w:eastAsia="宋体" w:hAnsi="Times New Roman" w:cs="Times New Roman"/>
                <w:kern w:val="0"/>
                <w:sz w:val="22"/>
              </w:rPr>
              <w:t>G</w:t>
            </w:r>
            <w:r w:rsidRPr="00EE24E0">
              <w:rPr>
                <w:rFonts w:ascii="Times New Roman" w:eastAsia="宋体" w:hAnsi="Times New Roman" w:cs="Times New Roman"/>
                <w:kern w:val="0"/>
                <w:sz w:val="23"/>
                <w:szCs w:val="23"/>
              </w:rPr>
              <w:t>errard 9437-</w:t>
            </w:r>
          </w:p>
        </w:tc>
      </w:tr>
      <w:tr w:rsidR="00EE24E0" w14:paraId="46B3AF35" w14:textId="77777777" w:rsidTr="00EE24E0">
        <w:tc>
          <w:tcPr>
            <w:tcW w:w="1838" w:type="dxa"/>
          </w:tcPr>
          <w:p w14:paraId="71EA6B47" w14:textId="77777777" w:rsidR="00EE24E0" w:rsidRDefault="00EE24E0" w:rsidP="00EE24E0">
            <w:pPr>
              <w:jc w:val="left"/>
            </w:pPr>
            <w:r>
              <w:t>Vaudeville</w:t>
            </w:r>
          </w:p>
        </w:tc>
        <w:tc>
          <w:tcPr>
            <w:tcW w:w="3544" w:type="dxa"/>
          </w:tcPr>
          <w:p w14:paraId="49227F66" w14:textId="77777777" w:rsidR="00EE24E0" w:rsidRDefault="00EE24E0" w:rsidP="00EE24E0">
            <w:pPr>
              <w:jc w:val="left"/>
            </w:pPr>
            <w:r w:rsidRPr="00EE24E0">
              <w:rPr>
                <w:rFonts w:ascii="Times New Roman" w:eastAsia="宋体" w:hAnsi="Times New Roman" w:cs="Times New Roman"/>
                <w:kern w:val="0"/>
                <w:sz w:val="22"/>
              </w:rPr>
              <w:t>S</w:t>
            </w:r>
            <w:r w:rsidRPr="00EE24E0">
              <w:rPr>
                <w:rFonts w:ascii="Times New Roman" w:eastAsia="宋体" w:hAnsi="Times New Roman" w:cs="Times New Roman"/>
                <w:kern w:val="0"/>
                <w:sz w:val="23"/>
                <w:szCs w:val="23"/>
              </w:rPr>
              <w:t xml:space="preserve">trand WC2 </w:t>
            </w:r>
            <w:r>
              <w:rPr>
                <w:rFonts w:ascii="Times New Roman" w:eastAsia="宋体" w:hAnsi="Times New Roman" w:cs="Times New Roman"/>
                <w:kern w:val="0"/>
                <w:sz w:val="23"/>
                <w:szCs w:val="23"/>
              </w:rPr>
              <w:t xml:space="preserve"> </w:t>
            </w:r>
          </w:p>
        </w:tc>
        <w:tc>
          <w:tcPr>
            <w:tcW w:w="2914" w:type="dxa"/>
          </w:tcPr>
          <w:p w14:paraId="4B7E4897" w14:textId="77777777" w:rsid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4871-2</w:t>
            </w:r>
          </w:p>
        </w:tc>
      </w:tr>
      <w:tr w:rsidR="00EE24E0" w14:paraId="519E3EA4" w14:textId="77777777" w:rsidTr="00EE24E0">
        <w:tc>
          <w:tcPr>
            <w:tcW w:w="1838" w:type="dxa"/>
          </w:tcPr>
          <w:p w14:paraId="765562BC" w14:textId="77777777" w:rsidR="00EE24E0" w:rsidRDefault="00EE24E0" w:rsidP="00EE24E0">
            <w:pPr>
              <w:jc w:val="left"/>
            </w:pPr>
            <w:r>
              <w:t>Victoria Palace</w:t>
            </w:r>
          </w:p>
        </w:tc>
        <w:tc>
          <w:tcPr>
            <w:tcW w:w="3544" w:type="dxa"/>
          </w:tcPr>
          <w:p w14:paraId="44B9C85F" w14:textId="77777777" w:rsidR="00EE24E0" w:rsidRDefault="00EE24E0" w:rsidP="00EE24E0">
            <w:pPr>
              <w:jc w:val="left"/>
            </w:pPr>
            <w:r w:rsidRPr="00EE24E0">
              <w:rPr>
                <w:rFonts w:ascii="Times New Roman" w:eastAsia="宋体" w:hAnsi="Times New Roman" w:cs="Times New Roman"/>
                <w:kern w:val="0"/>
                <w:sz w:val="22"/>
              </w:rPr>
              <w:t>V</w:t>
            </w:r>
            <w:r w:rsidRPr="00EE24E0">
              <w:rPr>
                <w:rFonts w:ascii="Times New Roman" w:eastAsia="宋体" w:hAnsi="Times New Roman" w:cs="Times New Roman"/>
                <w:kern w:val="0"/>
                <w:sz w:val="23"/>
                <w:szCs w:val="23"/>
              </w:rPr>
              <w:t xml:space="preserve">ictoria Station SW </w:t>
            </w:r>
            <w:r>
              <w:rPr>
                <w:rFonts w:ascii="Times New Roman" w:eastAsia="宋体" w:hAnsi="Times New Roman" w:cs="Times New Roman"/>
                <w:kern w:val="0"/>
                <w:sz w:val="23"/>
                <w:szCs w:val="23"/>
              </w:rPr>
              <w:t xml:space="preserve"> </w:t>
            </w:r>
          </w:p>
        </w:tc>
        <w:tc>
          <w:tcPr>
            <w:tcW w:w="2914" w:type="dxa"/>
          </w:tcPr>
          <w:p w14:paraId="2648CAF1" w14:textId="77777777" w:rsidR="00EE24E0" w:rsidRDefault="00EE24E0" w:rsidP="00EE24E0">
            <w:pPr>
              <w:jc w:val="left"/>
            </w:pPr>
            <w:r w:rsidRPr="00EE24E0">
              <w:rPr>
                <w:rFonts w:ascii="Times New Roman" w:eastAsia="宋体" w:hAnsi="Times New Roman" w:cs="Times New Roman"/>
                <w:kern w:val="0"/>
                <w:sz w:val="22"/>
              </w:rPr>
              <w:t>V</w:t>
            </w:r>
            <w:r w:rsidRPr="00EE24E0">
              <w:rPr>
                <w:rFonts w:ascii="Times New Roman" w:eastAsia="宋体" w:hAnsi="Times New Roman" w:cs="Times New Roman"/>
                <w:kern w:val="0"/>
                <w:sz w:val="23"/>
                <w:szCs w:val="23"/>
              </w:rPr>
              <w:t>ictoria 5282-3</w:t>
            </w:r>
          </w:p>
        </w:tc>
      </w:tr>
      <w:tr w:rsidR="00EE24E0" w14:paraId="78C62E9B" w14:textId="77777777" w:rsidTr="00EE24E0">
        <w:tc>
          <w:tcPr>
            <w:tcW w:w="1838" w:type="dxa"/>
          </w:tcPr>
          <w:p w14:paraId="3ED5F12B" w14:textId="77777777" w:rsidR="00EE24E0" w:rsidRDefault="00EE24E0" w:rsidP="00EE24E0">
            <w:pPr>
              <w:jc w:val="left"/>
            </w:pPr>
            <w:r>
              <w:t>Wyndham’s</w:t>
            </w:r>
          </w:p>
        </w:tc>
        <w:tc>
          <w:tcPr>
            <w:tcW w:w="3544" w:type="dxa"/>
          </w:tcPr>
          <w:p w14:paraId="3091E56D" w14:textId="77777777" w:rsidR="00EE24E0" w:rsidRDefault="00EE24E0" w:rsidP="00EE24E0">
            <w:pPr>
              <w:jc w:val="left"/>
            </w:pPr>
            <w:r w:rsidRPr="00EE24E0">
              <w:rPr>
                <w:rFonts w:ascii="Times New Roman" w:eastAsia="宋体" w:hAnsi="Times New Roman" w:cs="Times New Roman"/>
                <w:kern w:val="0"/>
                <w:sz w:val="22"/>
              </w:rPr>
              <w:t>C</w:t>
            </w:r>
            <w:r w:rsidRPr="00EE24E0">
              <w:rPr>
                <w:rFonts w:ascii="Times New Roman" w:eastAsia="宋体" w:hAnsi="Times New Roman" w:cs="Times New Roman"/>
                <w:kern w:val="0"/>
                <w:sz w:val="23"/>
                <w:szCs w:val="23"/>
              </w:rPr>
              <w:t xml:space="preserve">haring Cross Road WC2 </w:t>
            </w:r>
            <w:r>
              <w:rPr>
                <w:rFonts w:ascii="Times New Roman" w:eastAsia="宋体" w:hAnsi="Times New Roman" w:cs="Times New Roman"/>
                <w:kern w:val="0"/>
                <w:sz w:val="23"/>
                <w:szCs w:val="23"/>
              </w:rPr>
              <w:t xml:space="preserve"> </w:t>
            </w:r>
          </w:p>
        </w:tc>
        <w:tc>
          <w:tcPr>
            <w:tcW w:w="2914" w:type="dxa"/>
          </w:tcPr>
          <w:p w14:paraId="681B422A" w14:textId="77777777" w:rsidR="00EE24E0" w:rsidRDefault="00EE24E0" w:rsidP="00EE24E0">
            <w:pPr>
              <w:jc w:val="left"/>
            </w:pPr>
            <w:r w:rsidRPr="00EE24E0">
              <w:rPr>
                <w:rFonts w:ascii="Times New Roman" w:eastAsia="宋体" w:hAnsi="Times New Roman" w:cs="Times New Roman"/>
                <w:kern w:val="0"/>
                <w:sz w:val="22"/>
              </w:rPr>
              <w:t>T</w:t>
            </w:r>
            <w:r w:rsidRPr="00EE24E0">
              <w:rPr>
                <w:rFonts w:ascii="Times New Roman" w:eastAsia="宋体" w:hAnsi="Times New Roman" w:cs="Times New Roman"/>
                <w:kern w:val="0"/>
                <w:sz w:val="23"/>
                <w:szCs w:val="23"/>
              </w:rPr>
              <w:t>emple Bar 3028-</w:t>
            </w:r>
          </w:p>
        </w:tc>
      </w:tr>
    </w:tbl>
    <w:p w14:paraId="59478606" w14:textId="2D25B98D" w:rsidR="00690FA3" w:rsidRDefault="00624B00" w:rsidP="00690FA3">
      <w:pPr>
        <w:ind w:firstLineChars="200" w:firstLine="420"/>
      </w:pPr>
      <w:ins w:id="120" w:author="Liu, Jiatong" w:date="2023-09-17T16:54:00Z">
        <w:r>
          <w:rPr>
            <w:rFonts w:hint="eastAsia"/>
          </w:rPr>
          <w:t>干</w:t>
        </w:r>
      </w:ins>
      <w:del w:id="121" w:author="Liu, Jiatong" w:date="2023-09-17T16:54:00Z">
        <w:r w:rsidR="00690FA3" w:rsidDel="00624B00">
          <w:rPr>
            <w:rFonts w:hint="eastAsia"/>
          </w:rPr>
          <w:delText>甘</w:delText>
        </w:r>
      </w:del>
      <w:r w:rsidR="00690FA3">
        <w:rPr>
          <w:rFonts w:hint="eastAsia"/>
        </w:rPr>
        <w:t>草剧院的历史可以追溯到1720年，是伦敦现</w:t>
      </w:r>
      <w:commentRangeStart w:id="122"/>
      <w:r w:rsidR="00690FA3">
        <w:rPr>
          <w:rFonts w:hint="eastAsia"/>
        </w:rPr>
        <w:t>存的最古老的剧院之一</w:t>
      </w:r>
      <w:commentRangeEnd w:id="122"/>
      <w:r w:rsidR="00C26038">
        <w:rPr>
          <w:rStyle w:val="ad"/>
        </w:rPr>
        <w:commentReference w:id="122"/>
      </w:r>
      <w:r w:rsidR="00690FA3">
        <w:rPr>
          <w:rFonts w:hint="eastAsia"/>
        </w:rPr>
        <w:t>。</w:t>
      </w:r>
      <w:r w:rsidR="00690FA3" w:rsidRPr="00690FA3">
        <w:rPr>
          <w:rFonts w:hint="eastAsia"/>
        </w:rPr>
        <w:t>在</w:t>
      </w:r>
      <w:r w:rsidR="00690FA3">
        <w:rPr>
          <w:rFonts w:hint="eastAsia"/>
        </w:rPr>
        <w:t>1920</w:t>
      </w:r>
      <w:r w:rsidR="00690FA3" w:rsidRPr="00690FA3">
        <w:t>年代，</w:t>
      </w:r>
      <w:r w:rsidR="00EE24E0">
        <w:rPr>
          <w:rFonts w:hint="eastAsia"/>
        </w:rPr>
        <w:t>该</w:t>
      </w:r>
      <w:r w:rsidR="00690FA3" w:rsidRPr="00690FA3">
        <w:t>剧院最著名的</w:t>
      </w:r>
      <w:r w:rsidR="00690FA3">
        <w:rPr>
          <w:rFonts w:hint="eastAsia"/>
        </w:rPr>
        <w:t>剧目</w:t>
      </w:r>
      <w:r w:rsidR="00690FA3" w:rsidRPr="00690FA3">
        <w:t>是《彼得·</w:t>
      </w:r>
      <w:r w:rsidR="00690FA3">
        <w:t>潘》，它</w:t>
      </w:r>
      <w:r w:rsidR="00690FA3" w:rsidRPr="00690FA3">
        <w:t>于1920年</w:t>
      </w:r>
      <w:r w:rsidR="00690FA3">
        <w:rPr>
          <w:rFonts w:hint="eastAsia"/>
        </w:rPr>
        <w:t>开始上演</w:t>
      </w:r>
      <w:r w:rsidR="00690FA3">
        <w:t>，</w:t>
      </w:r>
      <w:r w:rsidR="00690FA3">
        <w:rPr>
          <w:rFonts w:hint="eastAsia"/>
        </w:rPr>
        <w:t>一共演出了399场</w:t>
      </w:r>
      <w:r w:rsidR="00690FA3" w:rsidRPr="00690FA3">
        <w:t>。</w:t>
      </w:r>
    </w:p>
    <w:p w14:paraId="72A15AED" w14:textId="77777777" w:rsidR="00EE24E0" w:rsidRPr="00EE24E0" w:rsidRDefault="00EE24E0" w:rsidP="00690FA3">
      <w:pPr>
        <w:ind w:firstLineChars="200" w:firstLine="420"/>
      </w:pPr>
    </w:p>
    <w:p w14:paraId="1E15C56C" w14:textId="65F6D8FB" w:rsidR="00C85043" w:rsidRDefault="00C85043" w:rsidP="00C85043">
      <w:pPr>
        <w:pStyle w:val="2"/>
      </w:pPr>
      <w:r>
        <w:rPr>
          <w:rFonts w:hint="eastAsia"/>
        </w:rPr>
        <w:lastRenderedPageBreak/>
        <w:t>伦敦的影院</w:t>
      </w:r>
    </w:p>
    <w:p w14:paraId="2BE77339" w14:textId="233EBBCB" w:rsidR="00EE24E0" w:rsidRPr="008314AB" w:rsidRDefault="008314AB" w:rsidP="008314AB">
      <w:pPr>
        <w:ind w:firstLineChars="200" w:firstLine="420"/>
        <w:rPr>
          <w:color w:val="FF0000"/>
        </w:rPr>
      </w:pPr>
      <w:r>
        <w:rPr>
          <w:rFonts w:hint="eastAsia"/>
        </w:rPr>
        <w:t>电影在这十年内越来越受欢迎，轻易地取代音乐厅成为了下层阶级的主要娱乐方式——为了满足人们的需求，很多音乐厅转型成为了电影院。</w:t>
      </w:r>
      <w:r w:rsidRPr="008314AB">
        <w:rPr>
          <w:rFonts w:hint="eastAsia"/>
          <w:color w:val="FF0000"/>
        </w:rPr>
        <w:t>在下午或者晚上，如果调查员到场太晚的话，他们就会发现许多电影院只有站位了。</w:t>
      </w:r>
    </w:p>
    <w:p w14:paraId="0DD30986" w14:textId="1AE97BA7" w:rsidR="00EE24E0" w:rsidRDefault="008314AB" w:rsidP="008314AB">
      <w:pPr>
        <w:ind w:firstLineChars="200" w:firstLine="420"/>
      </w:pPr>
      <w:r>
        <w:rPr>
          <w:rFonts w:hint="eastAsia"/>
        </w:rPr>
        <w:t>被称为影视院</w:t>
      </w:r>
      <w:proofErr w:type="spellStart"/>
      <w:r>
        <w:t>Cinematographical</w:t>
      </w:r>
      <w:proofErr w:type="spellEnd"/>
      <w:r>
        <w:t xml:space="preserve"> </w:t>
      </w:r>
      <w:r w:rsidRPr="008314AB">
        <w:t>Theatres</w:t>
      </w:r>
      <w:r w:rsidRPr="008314AB">
        <w:rPr>
          <w:rFonts w:hint="eastAsia"/>
        </w:rPr>
        <w:t>或</w:t>
      </w:r>
      <w:r>
        <w:rPr>
          <w:rFonts w:hint="eastAsia"/>
        </w:rPr>
        <w:t>者“电影宫</w:t>
      </w:r>
      <w:r w:rsidRPr="008314AB">
        <w:t>Picture Palaces</w:t>
      </w:r>
      <w:r>
        <w:rPr>
          <w:rFonts w:hint="eastAsia"/>
        </w:rPr>
        <w:t>”的建筑通常装饰华丽，以模仿伦敦西区的大剧院与歌剧院或者著名远洋客轮的内部装饰。</w:t>
      </w:r>
    </w:p>
    <w:p w14:paraId="0A397D14" w14:textId="68ED0306" w:rsidR="00D62C35" w:rsidRPr="00C70C15" w:rsidRDefault="00D62C35" w:rsidP="00C70C15">
      <w:pPr>
        <w:ind w:firstLineChars="200" w:firstLine="420"/>
        <w:rPr>
          <w:color w:val="FF0000"/>
        </w:rPr>
      </w:pPr>
      <w:r>
        <w:rPr>
          <w:rFonts w:hint="eastAsia"/>
        </w:rPr>
        <w:t>著名的影院有</w:t>
      </w:r>
      <w:r w:rsidR="00C70C15">
        <w:rPr>
          <w:rFonts w:hint="eastAsia"/>
        </w:rPr>
        <w:t>位于</w:t>
      </w:r>
      <w:commentRangeStart w:id="123"/>
      <w:ins w:id="124" w:author="Liu, Jiatong" w:date="2023-09-17T17:01:00Z">
        <w:r w:rsidR="00C26038">
          <w:rPr>
            <w:rFonts w:hint="eastAsia"/>
          </w:rPr>
          <w:t>金斯</w:t>
        </w:r>
      </w:ins>
      <w:del w:id="125" w:author="Liu, Jiatong" w:date="2023-09-17T17:01:00Z">
        <w:r w:rsidR="00C70C15" w:rsidRPr="00C70C15" w:rsidDel="00C26038">
          <w:rPr>
            <w:rFonts w:hint="eastAsia"/>
          </w:rPr>
          <w:delText>京士</w:delText>
        </w:r>
      </w:del>
      <w:r w:rsidR="00C70C15" w:rsidRPr="00C70C15">
        <w:rPr>
          <w:rFonts w:hint="eastAsia"/>
        </w:rPr>
        <w:t>威</w:t>
      </w:r>
      <w:commentRangeEnd w:id="123"/>
      <w:r w:rsidR="005768F7">
        <w:rPr>
          <w:rStyle w:val="ad"/>
        </w:rPr>
        <w:commentReference w:id="123"/>
      </w:r>
      <w:r w:rsidR="00C70C15" w:rsidRPr="00C70C15">
        <w:t>Kingsway</w:t>
      </w:r>
      <w:r w:rsidR="00C70C15">
        <w:rPr>
          <w:rFonts w:hint="eastAsia"/>
        </w:rPr>
        <w:t>的</w:t>
      </w:r>
      <w:r w:rsidR="00C70C15" w:rsidRPr="00C70C15">
        <w:rPr>
          <w:rFonts w:hint="eastAsia"/>
        </w:rPr>
        <w:t>斯托尔影剧院</w:t>
      </w:r>
      <w:r w:rsidR="00C70C15">
        <w:t>Stoll Picture</w:t>
      </w:r>
      <w:r w:rsidR="00C70C15" w:rsidRPr="00C70C15">
        <w:t xml:space="preserve"> Theatre</w:t>
      </w:r>
      <w:r w:rsidR="00C70C15">
        <w:rPr>
          <w:rFonts w:hint="eastAsia"/>
        </w:rPr>
        <w:t>（</w:t>
      </w:r>
      <w:r w:rsidR="00C70C15" w:rsidRPr="00C70C15">
        <w:rPr>
          <w:rFonts w:hint="eastAsia"/>
        </w:rPr>
        <w:t>由伦敦歌剧院</w:t>
      </w:r>
      <w:r w:rsidR="00C70C15" w:rsidRPr="00C70C15">
        <w:t>London  Opera  House</w:t>
      </w:r>
      <w:r w:rsidR="00C70C15">
        <w:rPr>
          <w:rFonts w:hint="eastAsia"/>
        </w:rPr>
        <w:t>于1916年</w:t>
      </w:r>
      <w:r w:rsidR="00C70C15" w:rsidRPr="00C70C15">
        <w:rPr>
          <w:rFonts w:hint="eastAsia"/>
        </w:rPr>
        <w:t>改建而成</w:t>
      </w:r>
      <w:r w:rsidR="00C70C15">
        <w:rPr>
          <w:rFonts w:hint="eastAsia"/>
        </w:rPr>
        <w:t>），位于牛津街的电影院</w:t>
      </w:r>
      <w:r w:rsidR="00C70C15">
        <w:t>Cinema</w:t>
      </w:r>
      <w:r w:rsidR="00C70C15" w:rsidRPr="00C70C15">
        <w:t xml:space="preserve"> House</w:t>
      </w:r>
      <w:r w:rsidR="00C70C15">
        <w:rPr>
          <w:rFonts w:hint="eastAsia"/>
        </w:rPr>
        <w:t>，位于摄政街的</w:t>
      </w:r>
      <w:r w:rsidR="00C70C15" w:rsidRPr="00C70C15">
        <w:rPr>
          <w:rFonts w:hint="eastAsia"/>
        </w:rPr>
        <w:t>新画廊电影院</w:t>
      </w:r>
      <w:r w:rsidR="00C70C15" w:rsidRPr="00C70C15">
        <w:t>New Gallery Kinema</w:t>
      </w:r>
      <w:r w:rsidR="00C70C15">
        <w:rPr>
          <w:rFonts w:hint="eastAsia"/>
        </w:rPr>
        <w:t>和</w:t>
      </w:r>
      <w:commentRangeStart w:id="126"/>
      <w:ins w:id="127" w:author="Liu, Jiatong" w:date="2023-09-17T17:14:00Z">
        <w:r w:rsidR="005768F7">
          <w:rPr>
            <w:rFonts w:hint="eastAsia"/>
          </w:rPr>
          <w:t>摄政街</w:t>
        </w:r>
      </w:ins>
      <w:ins w:id="128" w:author="Liu, Jiatong" w:date="2023-09-17T17:30:00Z">
        <w:r w:rsidR="008B37BD">
          <w:rPr>
            <w:rFonts w:hint="eastAsia"/>
          </w:rPr>
          <w:t>影院</w:t>
        </w:r>
      </w:ins>
      <w:ins w:id="129" w:author="Liu, Jiatong" w:date="2023-09-17T17:14:00Z">
        <w:r w:rsidR="005768F7">
          <w:rPr>
            <w:rFonts w:hint="eastAsia"/>
          </w:rPr>
          <w:t>（The</w:t>
        </w:r>
        <w:r w:rsidR="005768F7">
          <w:t xml:space="preserve"> </w:t>
        </w:r>
      </w:ins>
      <w:r w:rsidR="00C70C15" w:rsidRPr="00C70C15">
        <w:rPr>
          <w:color w:val="FF0000"/>
        </w:rPr>
        <w:t>Polytechnic</w:t>
      </w:r>
      <w:commentRangeEnd w:id="126"/>
      <w:r w:rsidR="008B37BD">
        <w:rPr>
          <w:rStyle w:val="ad"/>
        </w:rPr>
        <w:commentReference w:id="126"/>
      </w:r>
      <w:ins w:id="130" w:author="Liu, Jiatong" w:date="2023-09-17T17:14:00Z">
        <w:r w:rsidR="005768F7">
          <w:rPr>
            <w:rFonts w:hint="eastAsia"/>
            <w:color w:val="FF0000"/>
          </w:rPr>
          <w:t>）</w:t>
        </w:r>
      </w:ins>
      <w:r w:rsidR="00C70C15">
        <w:rPr>
          <w:rFonts w:hint="eastAsia"/>
          <w:color w:val="FF0000"/>
        </w:rPr>
        <w:t>，</w:t>
      </w:r>
      <w:r w:rsidR="00C70C15" w:rsidRPr="00C70C15">
        <w:rPr>
          <w:rFonts w:hint="eastAsia"/>
        </w:rPr>
        <w:t>位于诺丁山门</w:t>
      </w:r>
      <w:proofErr w:type="spellStart"/>
      <w:r w:rsidR="00C70C15" w:rsidRPr="00C70C15">
        <w:t>Notting</w:t>
      </w:r>
      <w:proofErr w:type="spellEnd"/>
      <w:r w:rsidR="00C70C15" w:rsidRPr="00C70C15">
        <w:t xml:space="preserve"> Hill Gate</w:t>
      </w:r>
      <w:r w:rsidR="00C70C15" w:rsidRPr="00C70C15">
        <w:rPr>
          <w:rFonts w:hint="eastAsia"/>
        </w:rPr>
        <w:t>的</w:t>
      </w:r>
      <w:commentRangeStart w:id="131"/>
      <w:ins w:id="132" w:author="Liu, Jiatong" w:date="2023-09-17T17:34:00Z">
        <w:r w:rsidR="008B37BD">
          <w:rPr>
            <w:rFonts w:hint="eastAsia"/>
          </w:rPr>
          <w:t>皇冠</w:t>
        </w:r>
      </w:ins>
      <w:ins w:id="133" w:author="Liu, Jiatong" w:date="2023-09-17T17:36:00Z">
        <w:r w:rsidR="008B37BD">
          <w:rPr>
            <w:rFonts w:hint="eastAsia"/>
          </w:rPr>
          <w:t>电</w:t>
        </w:r>
      </w:ins>
      <w:ins w:id="134" w:author="Liu, Jiatong" w:date="2023-09-17T17:34:00Z">
        <w:r w:rsidR="008B37BD">
          <w:rPr>
            <w:rFonts w:hint="eastAsia"/>
          </w:rPr>
          <w:t>影院</w:t>
        </w:r>
      </w:ins>
      <w:commentRangeEnd w:id="131"/>
      <w:ins w:id="135" w:author="Liu, Jiatong" w:date="2023-09-17T17:37:00Z">
        <w:r w:rsidR="008B37BD">
          <w:rPr>
            <w:rStyle w:val="ad"/>
          </w:rPr>
          <w:commentReference w:id="131"/>
        </w:r>
      </w:ins>
      <w:r w:rsidR="00C70C15" w:rsidRPr="00C70C15">
        <w:rPr>
          <w:color w:val="FF0000"/>
        </w:rPr>
        <w:t>Coronet cinema</w:t>
      </w:r>
      <w:r w:rsidR="00C70C15">
        <w:rPr>
          <w:rFonts w:hint="eastAsia"/>
          <w:color w:val="FF0000"/>
        </w:rPr>
        <w:t>。</w:t>
      </w:r>
    </w:p>
    <w:p w14:paraId="44438792" w14:textId="6078B06E" w:rsidR="00C85043" w:rsidRDefault="00C85043" w:rsidP="00C85043">
      <w:pPr>
        <w:pStyle w:val="2"/>
      </w:pPr>
      <w:r>
        <w:rPr>
          <w:rFonts w:hint="eastAsia"/>
        </w:rPr>
        <w:t>音乐厅</w:t>
      </w:r>
    </w:p>
    <w:p w14:paraId="111552B1" w14:textId="19A5C110" w:rsidR="00C70C15" w:rsidRPr="00C70C15" w:rsidRDefault="00C70C15" w:rsidP="00C70C15">
      <w:pPr>
        <w:ind w:firstLineChars="200" w:firstLine="420"/>
      </w:pPr>
      <w:r w:rsidRPr="00C70C15">
        <w:rPr>
          <w:rFonts w:hint="eastAsia"/>
        </w:rPr>
        <w:t>电影和广播的到来给传统的音乐厅和它所提供的各种娱乐方式带来了致命的打击。</w:t>
      </w:r>
      <w:r>
        <w:rPr>
          <w:rFonts w:hint="eastAsia"/>
        </w:rPr>
        <w:t>在19到20世纪，音乐厅为下层阶级提供的廉价娱乐</w:t>
      </w:r>
      <w:r w:rsidR="00222DEE">
        <w:rPr>
          <w:rFonts w:hint="eastAsia"/>
        </w:rPr>
        <w:t>（比如：一场节目可能有一位魔术师、一两位喜剧演员、歌手与音乐家、筋斗表演、一个灵媒、几个人表演莎士比亚戏剧中的某几个场景、一只</w:t>
      </w:r>
      <w:r w:rsidR="00716747">
        <w:rPr>
          <w:rFonts w:hint="eastAsia"/>
        </w:rPr>
        <w:t>会</w:t>
      </w:r>
      <w:r w:rsidR="00222DEE">
        <w:rPr>
          <w:rFonts w:hint="eastAsia"/>
        </w:rPr>
        <w:t>表演的狗）</w:t>
      </w:r>
      <w:ins w:id="136" w:author="Liu, Jiatong" w:date="2023-09-17T19:43:00Z">
        <w:r w:rsidR="00E04D36">
          <w:rPr>
            <w:rFonts w:hint="eastAsia"/>
          </w:rPr>
          <w:t>完全</w:t>
        </w:r>
      </w:ins>
      <w:r w:rsidR="00222DEE">
        <w:rPr>
          <w:rFonts w:hint="eastAsia"/>
        </w:rPr>
        <w:t>无法与电影工作室带来的高质量又惊险刺激的电影相匹敌。</w:t>
      </w:r>
      <w:ins w:id="137" w:author="Liu, Jiatong" w:date="2023-09-17T19:44:00Z">
        <w:r w:rsidR="00E04D36">
          <w:rPr>
            <w:rFonts w:hint="eastAsia"/>
          </w:rPr>
          <w:t>为了维持营收，</w:t>
        </w:r>
      </w:ins>
      <w:r w:rsidR="00716747">
        <w:rPr>
          <w:rFonts w:hint="eastAsia"/>
        </w:rPr>
        <w:t>许多音乐厅要么转型成为电影院，要么既提供电影也提供其他</w:t>
      </w:r>
      <w:ins w:id="138" w:author="Liu, Jiatong" w:date="2023-09-17T19:43:00Z">
        <w:r w:rsidR="00E04D36">
          <w:rPr>
            <w:rFonts w:hint="eastAsia"/>
          </w:rPr>
          <w:t>的</w:t>
        </w:r>
      </w:ins>
      <w:del w:id="139" w:author="Liu, Jiatong" w:date="2023-09-17T19:43:00Z">
        <w:r w:rsidR="00716747" w:rsidDel="00E04D36">
          <w:rPr>
            <w:rFonts w:hint="eastAsia"/>
          </w:rPr>
          <w:delText>各种</w:delText>
        </w:r>
      </w:del>
      <w:r w:rsidR="00716747">
        <w:rPr>
          <w:rFonts w:hint="eastAsia"/>
        </w:rPr>
        <w:t>娱乐方式</w:t>
      </w:r>
      <w:del w:id="140" w:author="Liu, Jiatong" w:date="2023-09-17T19:43:00Z">
        <w:r w:rsidR="00716747" w:rsidDel="00E04D36">
          <w:rPr>
            <w:rFonts w:hint="eastAsia"/>
          </w:rPr>
          <w:delText>来生存下来</w:delText>
        </w:r>
      </w:del>
      <w:r w:rsidR="00716747">
        <w:rPr>
          <w:rFonts w:hint="eastAsia"/>
        </w:rPr>
        <w:t>。但是音乐厅已经大难临头了，在20年代末期，残留的音乐厅少之又少，即使是这些音乐厅也破败不堪、每况</w:t>
      </w:r>
      <w:ins w:id="141" w:author="Liu, Jiatong" w:date="2023-09-17T19:45:00Z">
        <w:r w:rsidR="00E04D36">
          <w:rPr>
            <w:rFonts w:hint="eastAsia"/>
          </w:rPr>
          <w:t>愈</w:t>
        </w:r>
      </w:ins>
      <w:del w:id="142" w:author="Liu, Jiatong" w:date="2023-09-17T19:45:00Z">
        <w:r w:rsidR="00716747" w:rsidDel="00E04D36">
          <w:rPr>
            <w:rFonts w:hint="eastAsia"/>
          </w:rPr>
          <w:delText>日</w:delText>
        </w:r>
      </w:del>
      <w:r w:rsidR="00716747">
        <w:rPr>
          <w:rFonts w:hint="eastAsia"/>
        </w:rPr>
        <w:t>下，其中的演员也</w:t>
      </w:r>
      <w:r w:rsidR="00A945CD">
        <w:rPr>
          <w:rFonts w:hint="eastAsia"/>
        </w:rPr>
        <w:t>身处困境。事实上，这是一个绝佳的冒险舞台。</w:t>
      </w:r>
    </w:p>
    <w:p w14:paraId="6DB4B385" w14:textId="5904B173" w:rsidR="00C85043" w:rsidRDefault="00C85043" w:rsidP="00C85043">
      <w:pPr>
        <w:pStyle w:val="2"/>
      </w:pPr>
      <w:r>
        <w:rPr>
          <w:rFonts w:hint="eastAsia"/>
        </w:rPr>
        <w:t>绅士俱乐部</w:t>
      </w:r>
    </w:p>
    <w:p w14:paraId="253C15C6" w14:textId="0729B4D1" w:rsidR="00903F1C" w:rsidRDefault="00B9099B" w:rsidP="00B9099B">
      <w:pPr>
        <w:ind w:firstLineChars="200" w:firstLine="420"/>
      </w:pPr>
      <w:r>
        <w:rPr>
          <w:rFonts w:hint="eastAsia"/>
        </w:rPr>
        <w:t>每个英国绅士都有所属的俱乐部；如果可能的话，那些想要成为绅士的人也会加入一间俱乐部。</w:t>
      </w:r>
      <w:del w:id="143" w:author="Liu, Jiatong" w:date="2023-09-17T19:48:00Z">
        <w:r w:rsidDel="00E04D36">
          <w:rPr>
            <w:rFonts w:hint="eastAsia"/>
          </w:rPr>
          <w:delText>一所</w:delText>
        </w:r>
      </w:del>
      <w:r>
        <w:rPr>
          <w:rFonts w:hint="eastAsia"/>
        </w:rPr>
        <w:t>绅士俱乐部</w:t>
      </w:r>
      <w:ins w:id="144" w:author="Liu, Jiatong" w:date="2023-09-17T19:49:00Z">
        <w:r w:rsidR="00E04D36">
          <w:rPr>
            <w:rFonts w:hint="eastAsia"/>
          </w:rPr>
          <w:t>称得上是其成员在伦敦市中心的另一个家</w:t>
        </w:r>
      </w:ins>
      <w:del w:id="145" w:author="Liu, Jiatong" w:date="2023-09-17T19:49:00Z">
        <w:r w:rsidDel="00E04D36">
          <w:rPr>
            <w:rFonts w:hint="eastAsia"/>
          </w:rPr>
          <w:delText>是</w:delText>
        </w:r>
      </w:del>
      <w:del w:id="146" w:author="Liu, Jiatong" w:date="2023-09-17T19:48:00Z">
        <w:r w:rsidDel="00E04D36">
          <w:rPr>
            <w:rFonts w:hint="eastAsia"/>
          </w:rPr>
          <w:delText>伦敦中心地区的</w:delText>
        </w:r>
        <w:r w:rsidR="0019465E" w:rsidDel="00E04D36">
          <w:rPr>
            <w:rFonts w:hint="eastAsia"/>
          </w:rPr>
          <w:delText>家外之家</w:delText>
        </w:r>
      </w:del>
      <w:r w:rsidR="0019465E">
        <w:rPr>
          <w:rFonts w:hint="eastAsia"/>
        </w:rPr>
        <w:t>，在这里，会员们可以与他人一起放松，待在准备好的房间里，打牌或享受其他绅士的活动、好好地吃一餐、阅读一所优秀俱乐部会订购的报纸和期刊，也可以使用这里的图书馆或者其他设施。</w:t>
      </w:r>
    </w:p>
    <w:p w14:paraId="09348ADE" w14:textId="03FE73D3" w:rsidR="0019465E" w:rsidRDefault="0019465E" w:rsidP="00B9099B">
      <w:pPr>
        <w:ind w:firstLineChars="200" w:firstLine="420"/>
      </w:pPr>
      <w:r>
        <w:rPr>
          <w:rFonts w:hint="eastAsia"/>
        </w:rPr>
        <w:t>可用设施的</w:t>
      </w:r>
      <w:r w:rsidR="002E5A5A">
        <w:rPr>
          <w:rFonts w:hint="eastAsia"/>
        </w:rPr>
        <w:t>类型根据不同的俱乐部</w:t>
      </w:r>
      <w:ins w:id="147" w:author="Liu, Jiatong" w:date="2023-09-17T19:50:00Z">
        <w:r w:rsidR="00E04D36">
          <w:rPr>
            <w:rFonts w:hint="eastAsia"/>
          </w:rPr>
          <w:t>会</w:t>
        </w:r>
      </w:ins>
      <w:r w:rsidR="002E5A5A">
        <w:rPr>
          <w:rFonts w:hint="eastAsia"/>
        </w:rPr>
        <w:t>有很大的不同，一些更加深奥和学术化，另一些则更加专业化（比如：你不会到阿尔卑斯登山俱乐部去阅读有关政治的文章）。</w:t>
      </w:r>
    </w:p>
    <w:p w14:paraId="6FD7DAD2" w14:textId="6F7418FD" w:rsidR="002E5A5A" w:rsidRDefault="002E5A5A" w:rsidP="002E5A5A">
      <w:pPr>
        <w:ind w:firstLineChars="200" w:firstLine="420"/>
      </w:pPr>
      <w:r>
        <w:rPr>
          <w:rFonts w:hint="eastAsia"/>
        </w:rPr>
        <w:t>这样的俱乐部使</w:t>
      </w:r>
      <w:del w:id="148" w:author="Liu, Jiatong" w:date="2023-09-17T19:50:00Z">
        <w:r w:rsidDel="00E04D36">
          <w:rPr>
            <w:rFonts w:hint="eastAsia"/>
          </w:rPr>
          <w:delText>得</w:delText>
        </w:r>
      </w:del>
      <w:r>
        <w:rPr>
          <w:rFonts w:hint="eastAsia"/>
        </w:rPr>
        <w:t>上流阶级或者中</w:t>
      </w:r>
      <w:del w:id="149" w:author="Liu, Jiatong" w:date="2023-09-17T19:51:00Z">
        <w:r w:rsidDel="00E04D36">
          <w:rPr>
            <w:rFonts w:hint="eastAsia"/>
          </w:rPr>
          <w:delText>产阶级</w:delText>
        </w:r>
      </w:del>
      <w:r>
        <w:rPr>
          <w:rFonts w:hint="eastAsia"/>
        </w:rPr>
        <w:t>上</w:t>
      </w:r>
      <w:ins w:id="150" w:author="Liu, Jiatong" w:date="2023-09-17T19:51:00Z">
        <w:r w:rsidR="00E04D36">
          <w:rPr>
            <w:rFonts w:hint="eastAsia"/>
          </w:rPr>
          <w:t>阶级</w:t>
        </w:r>
      </w:ins>
      <w:del w:id="151" w:author="Liu, Jiatong" w:date="2023-09-17T19:51:00Z">
        <w:r w:rsidDel="00E04D36">
          <w:rPr>
            <w:rFonts w:hint="eastAsia"/>
          </w:rPr>
          <w:delText>层</w:delText>
        </w:r>
      </w:del>
      <w:r>
        <w:rPr>
          <w:rFonts w:hint="eastAsia"/>
        </w:rPr>
        <w:t>的</w:t>
      </w:r>
      <w:ins w:id="152" w:author="Liu, Jiatong" w:date="2023-09-17T19:51:00Z">
        <w:r w:rsidR="00E04D36">
          <w:rPr>
            <w:rFonts w:hint="eastAsia"/>
          </w:rPr>
          <w:t>人们</w:t>
        </w:r>
      </w:ins>
      <w:del w:id="153" w:author="Liu, Jiatong" w:date="2023-09-17T19:51:00Z">
        <w:r w:rsidDel="00E04D36">
          <w:rPr>
            <w:rFonts w:hint="eastAsia"/>
          </w:rPr>
          <w:delText>角色</w:delText>
        </w:r>
      </w:del>
      <w:r>
        <w:rPr>
          <w:rFonts w:hint="eastAsia"/>
        </w:rPr>
        <w:t>在伦敦中心地区有一个现成的基地，与此同时也将给玩家增加一个潜在的信息来源。</w:t>
      </w:r>
    </w:p>
    <w:p w14:paraId="2D6D5DD9" w14:textId="1D37E23C" w:rsidR="002E5A5A" w:rsidRDefault="00CC070E" w:rsidP="002E5A5A">
      <w:pPr>
        <w:ind w:firstLineChars="200" w:firstLine="420"/>
      </w:pPr>
      <w:r>
        <w:rPr>
          <w:rFonts w:hint="eastAsia"/>
        </w:rPr>
        <w:t>在游戏中，可以利用</w:t>
      </w:r>
      <w:r w:rsidR="002E5A5A">
        <w:rPr>
          <w:rFonts w:hint="eastAsia"/>
        </w:rPr>
        <w:t>绅士俱乐部来</w:t>
      </w:r>
      <w:r>
        <w:rPr>
          <w:rFonts w:hint="eastAsia"/>
        </w:rPr>
        <w:t>设置一个社交场景，这是一种很便捷的丰富NPC或者调查员形象的途径，也可以作为提供信息、盟友的方法，一间俱乐部同样也是对抗门外的怪物的潜在避难所。</w:t>
      </w:r>
    </w:p>
    <w:p w14:paraId="03EEDCCF" w14:textId="3AE32919" w:rsidR="00CC070E" w:rsidRDefault="00CC070E" w:rsidP="002E5A5A">
      <w:pPr>
        <w:ind w:firstLineChars="200" w:firstLine="420"/>
      </w:pPr>
      <w:r>
        <w:rPr>
          <w:rFonts w:hint="eastAsia"/>
        </w:rPr>
        <w:t>1920年代，英国的俱乐部可以分为三大类：基于共同的兴趣或经历，基于社会阶层，基于专业背景。</w:t>
      </w:r>
    </w:p>
    <w:p w14:paraId="4857DA18" w14:textId="37AC7288" w:rsidR="00C85043" w:rsidRDefault="00C85043" w:rsidP="00C85043">
      <w:pPr>
        <w:pStyle w:val="3"/>
      </w:pPr>
      <w:r>
        <w:rPr>
          <w:rFonts w:hint="eastAsia"/>
        </w:rPr>
        <w:t>历史与背景</w:t>
      </w:r>
    </w:p>
    <w:p w14:paraId="51C3E62A" w14:textId="4157695A" w:rsidR="00903F1C" w:rsidRDefault="00CC070E" w:rsidP="00332789">
      <w:pPr>
        <w:ind w:firstLineChars="200" w:firstLine="420"/>
      </w:pPr>
      <w:r>
        <w:rPr>
          <w:rFonts w:hint="eastAsia"/>
        </w:rPr>
        <w:t>作为上流阶级社交生活的重要组成部分</w:t>
      </w:r>
      <w:r w:rsidR="00332789">
        <w:rPr>
          <w:rFonts w:hint="eastAsia"/>
        </w:rPr>
        <w:t>，懂得俱乐部如何运作是非常重要的。最初的俱</w:t>
      </w:r>
      <w:r w:rsidR="00332789">
        <w:rPr>
          <w:rFonts w:hint="eastAsia"/>
        </w:rPr>
        <w:lastRenderedPageBreak/>
        <w:t>乐部都</w:t>
      </w:r>
      <w:r w:rsidR="00332789" w:rsidRPr="00332789">
        <w:rPr>
          <w:rFonts w:hint="eastAsia"/>
        </w:rPr>
        <w:t>设立在伦敦西区。</w:t>
      </w:r>
      <w:r w:rsidR="00332789">
        <w:rPr>
          <w:rFonts w:hint="eastAsia"/>
        </w:rPr>
        <w:t>即使在今天，圣詹姆斯</w:t>
      </w:r>
      <w:r w:rsidR="00332789" w:rsidRPr="00332789">
        <w:t>St James</w:t>
      </w:r>
      <w:r w:rsidR="00332789">
        <w:rPr>
          <w:rFonts w:hint="eastAsia"/>
        </w:rPr>
        <w:t>仍有一块区域被称为“俱乐部区”</w:t>
      </w:r>
    </w:p>
    <w:p w14:paraId="2192751D" w14:textId="41C61995" w:rsidR="00332789" w:rsidRDefault="00332789" w:rsidP="001D3981">
      <w:pPr>
        <w:ind w:firstLineChars="200" w:firstLine="420"/>
      </w:pPr>
      <w:r>
        <w:rPr>
          <w:rFonts w:hint="eastAsia"/>
        </w:rPr>
        <w:t>它们从18世纪的咖啡馆发展而来</w:t>
      </w:r>
      <w:ins w:id="154" w:author="Liu, Jiatong" w:date="2023-09-17T19:53:00Z">
        <w:r w:rsidR="00BB0C0B">
          <w:rPr>
            <w:rFonts w:hint="eastAsia"/>
          </w:rPr>
          <w:t>。</w:t>
        </w:r>
      </w:ins>
      <w:del w:id="155" w:author="Liu, Jiatong" w:date="2023-09-17T19:53:00Z">
        <w:r w:rsidR="001D3981" w:rsidDel="00BB0C0B">
          <w:rPr>
            <w:rFonts w:hint="eastAsia"/>
          </w:rPr>
          <w:delText>，</w:delText>
        </w:r>
      </w:del>
      <w:r w:rsidR="001D3981">
        <w:rPr>
          <w:rFonts w:hint="eastAsia"/>
        </w:rPr>
        <w:t>在这些咖啡馆里有钱有权的人会聚在一起讨论</w:t>
      </w:r>
      <w:r w:rsidR="001D3981" w:rsidRPr="001D3981">
        <w:rPr>
          <w:rFonts w:hint="eastAsia"/>
        </w:rPr>
        <w:t>股票和证券</w:t>
      </w:r>
      <w:r w:rsidR="001D3981">
        <w:rPr>
          <w:rFonts w:hint="eastAsia"/>
        </w:rPr>
        <w:t>。最终，商业方面的功能</w:t>
      </w:r>
      <w:ins w:id="156" w:author="Liu, Jiatong" w:date="2023-09-17T19:54:00Z">
        <w:r w:rsidR="00BB0C0B">
          <w:rPr>
            <w:rFonts w:hint="eastAsia"/>
          </w:rPr>
          <w:t>演变成</w:t>
        </w:r>
      </w:ins>
      <w:del w:id="157" w:author="Liu, Jiatong" w:date="2023-09-17T19:53:00Z">
        <w:r w:rsidR="001D3981" w:rsidDel="00BB0C0B">
          <w:rPr>
            <w:rFonts w:hint="eastAsia"/>
          </w:rPr>
          <w:delText>变成了</w:delText>
        </w:r>
      </w:del>
      <w:ins w:id="158" w:author="Liu, Jiatong" w:date="2023-09-17T19:54:00Z">
        <w:r w:rsidR="00BB0C0B">
          <w:rPr>
            <w:rFonts w:hint="eastAsia"/>
          </w:rPr>
          <w:t>了</w:t>
        </w:r>
      </w:ins>
      <w:del w:id="159" w:author="Liu, Jiatong" w:date="2023-09-17T19:54:00Z">
        <w:r w:rsidR="001D3981" w:rsidDel="00BB0C0B">
          <w:rPr>
            <w:rFonts w:hint="eastAsia"/>
          </w:rPr>
          <w:delText>城内的</w:delText>
        </w:r>
      </w:del>
      <w:r w:rsidR="001D3981">
        <w:rPr>
          <w:rFonts w:hint="eastAsia"/>
        </w:rPr>
        <w:t>股票交易所，而社交方面的功能则演变成了俱乐部。</w:t>
      </w:r>
    </w:p>
    <w:p w14:paraId="4D4337BC" w14:textId="418FA952" w:rsidR="00903F1C" w:rsidRDefault="001D3981" w:rsidP="00EE4779">
      <w:pPr>
        <w:ind w:firstLineChars="200" w:firstLine="420"/>
      </w:pPr>
      <w:r w:rsidRPr="001D3981">
        <w:rPr>
          <w:rFonts w:hint="eastAsia"/>
        </w:rPr>
        <w:t>俱乐部在</w:t>
      </w:r>
      <w:r w:rsidRPr="001D3981">
        <w:t>19</w:t>
      </w:r>
      <w:r>
        <w:t>世纪</w:t>
      </w:r>
      <w:r>
        <w:rPr>
          <w:rFonts w:hint="eastAsia"/>
        </w:rPr>
        <w:t>末期</w:t>
      </w:r>
      <w:r w:rsidRPr="001D3981">
        <w:t>达到了其影响力的顶峰</w:t>
      </w:r>
      <w:r>
        <w:rPr>
          <w:rFonts w:hint="eastAsia"/>
        </w:rPr>
        <w:t>，</w:t>
      </w:r>
      <w:r w:rsidR="00EE4779">
        <w:rPr>
          <w:rFonts w:hint="eastAsia"/>
        </w:rPr>
        <w:t>但在20世纪初期仍然非常受欢迎而且具有一定的影响力，是社会的重要组成部分，也能够反映一个人的社会地位——尤其是在男性之中。</w:t>
      </w:r>
    </w:p>
    <w:p w14:paraId="03A54900" w14:textId="7FAA17B0" w:rsidR="00903F1C" w:rsidRDefault="00EE4779" w:rsidP="00EE4779">
      <w:pPr>
        <w:ind w:firstLineChars="200" w:firstLine="420"/>
      </w:pPr>
      <w:r>
        <w:rPr>
          <w:rFonts w:hint="eastAsia"/>
        </w:rPr>
        <w:t>在1920年代，一种更现代、更休闲的、针对年轻人的绅士俱乐部出现在</w:t>
      </w:r>
      <w:r w:rsidRPr="00EE4779">
        <w:rPr>
          <w:rFonts w:hint="eastAsia"/>
        </w:rPr>
        <w:t>丹佛街</w:t>
      </w:r>
      <w:r w:rsidRPr="00EE4779">
        <w:t>Dover Street</w:t>
      </w:r>
      <w:r>
        <w:rPr>
          <w:rFonts w:hint="eastAsia"/>
        </w:rPr>
        <w:t>附近。类似这样的面向女性的俱乐部很少，但是确实存在，比如女性学社</w:t>
      </w:r>
      <w:r w:rsidRPr="00EE4779">
        <w:t>Ladies’ Institute</w:t>
      </w:r>
      <w:r>
        <w:rPr>
          <w:rFonts w:hint="eastAsia"/>
        </w:rPr>
        <w:t>或者女子文艺学会</w:t>
      </w:r>
      <w:r w:rsidR="00E95C9A" w:rsidRPr="00E95C9A">
        <w:t>Ladies’ Athenaeum</w:t>
      </w:r>
      <w:r w:rsidRPr="00E95C9A">
        <w:rPr>
          <w:rFonts w:hint="eastAsia"/>
        </w:rPr>
        <w:t>。</w:t>
      </w:r>
    </w:p>
    <w:p w14:paraId="18A6C413" w14:textId="497AEBBF" w:rsidR="00903F1C" w:rsidRDefault="008859E3" w:rsidP="008859E3">
      <w:pPr>
        <w:ind w:firstLineChars="200" w:firstLine="420"/>
      </w:pPr>
      <w:r>
        <w:rPr>
          <w:rFonts w:hint="eastAsia"/>
        </w:rPr>
        <w:t>第一批俱乐部（怀特、布鲁克、</w:t>
      </w:r>
      <w:r w:rsidRPr="008859E3">
        <w:rPr>
          <w:rFonts w:hint="eastAsia"/>
        </w:rPr>
        <w:t>布德尔）</w:t>
      </w:r>
      <w:r>
        <w:rPr>
          <w:rFonts w:hint="eastAsia"/>
        </w:rPr>
        <w:t>的名称来自于其所有者，那时建立俱乐部是贵族的特权。</w:t>
      </w:r>
      <w:r w:rsidRPr="008859E3">
        <w:rPr>
          <w:rFonts w:hint="eastAsia"/>
        </w:rPr>
        <w:t>随着时间的推移</w:t>
      </w:r>
      <w:r>
        <w:rPr>
          <w:rFonts w:hint="eastAsia"/>
        </w:rPr>
        <w:t>，也有了以兴趣为主的俱乐部，比如艺术（</w:t>
      </w:r>
      <w:r w:rsidRPr="008859E3">
        <w:rPr>
          <w:rFonts w:hint="eastAsia"/>
        </w:rPr>
        <w:t>艺术俱乐部</w:t>
      </w:r>
      <w:r>
        <w:rPr>
          <w:rFonts w:hint="eastAsia"/>
        </w:rPr>
        <w:t>）、政治派别（自由党俱乐部）、学术（牛津剑桥俱乐部）、军旅生涯（陆海军俱乐部）、汽车（皇家汽车俱乐部）、</w:t>
      </w:r>
      <w:r w:rsidRPr="008859E3">
        <w:rPr>
          <w:rFonts w:hint="eastAsia"/>
          <w:color w:val="FF0000"/>
        </w:rPr>
        <w:t>冒险的科学</w:t>
      </w:r>
      <w:r>
        <w:rPr>
          <w:rFonts w:hint="eastAsia"/>
        </w:rPr>
        <w:t>（探索者俱乐部）等等。</w:t>
      </w:r>
    </w:p>
    <w:p w14:paraId="3C87DC46" w14:textId="5A9D5AB2" w:rsidR="008859E3" w:rsidRPr="00903F1C" w:rsidRDefault="008859E3" w:rsidP="00B00FB7">
      <w:pPr>
        <w:ind w:firstLineChars="200" w:firstLine="420"/>
      </w:pPr>
      <w:r>
        <w:rPr>
          <w:rFonts w:hint="eastAsia"/>
        </w:rPr>
        <w:t>因为俱乐部通常会提供住宿，</w:t>
      </w:r>
      <w:r w:rsidR="00B00FB7">
        <w:rPr>
          <w:rFonts w:hint="eastAsia"/>
        </w:rPr>
        <w:t>所以家在乡村的会员在城市里时一直住在俱乐部里是很常见的，对于还在读大学的新会员来说，在结婚成家之前一直住在俱乐部也很正常。</w:t>
      </w:r>
    </w:p>
    <w:p w14:paraId="6D56B065" w14:textId="553902EF" w:rsidR="00C85043" w:rsidRDefault="00C85043" w:rsidP="00C85043">
      <w:pPr>
        <w:pStyle w:val="3"/>
      </w:pPr>
      <w:r>
        <w:rPr>
          <w:rFonts w:hint="eastAsia"/>
        </w:rPr>
        <w:t>加入俱乐部</w:t>
      </w:r>
    </w:p>
    <w:p w14:paraId="317FC5A7" w14:textId="5ED1A927" w:rsidR="00903F1C" w:rsidRDefault="00B00FB7" w:rsidP="00B00FB7">
      <w:pPr>
        <w:ind w:firstLineChars="200" w:firstLine="420"/>
      </w:pPr>
      <w:r>
        <w:rPr>
          <w:rFonts w:hint="eastAsia"/>
        </w:rPr>
        <w:t>想要加入一所俱乐部，必须经过一个现有会员的提名，通常还需要6名甚至以上的会员的书面推荐。俱乐部的委员会将在保密的情况下考虑这份申请，申请人将被告知成功或失败，但是不会知道原因。在一些更</w:t>
      </w:r>
      <w:commentRangeStart w:id="160"/>
      <w:ins w:id="161" w:author="Liu, Jiatong" w:date="2023-09-17T19:57:00Z">
        <w:r w:rsidR="00BB0C0B">
          <w:rPr>
            <w:rFonts w:hint="eastAsia"/>
          </w:rPr>
          <w:t>私密</w:t>
        </w:r>
        <w:commentRangeEnd w:id="160"/>
        <w:r w:rsidR="00BB0C0B">
          <w:rPr>
            <w:rStyle w:val="ad"/>
          </w:rPr>
          <w:commentReference w:id="160"/>
        </w:r>
      </w:ins>
      <w:del w:id="162" w:author="Liu, Jiatong" w:date="2023-09-17T19:57:00Z">
        <w:r w:rsidDel="00BB0C0B">
          <w:rPr>
            <w:rFonts w:hint="eastAsia"/>
          </w:rPr>
          <w:delText>高级</w:delText>
        </w:r>
      </w:del>
      <w:r>
        <w:rPr>
          <w:rFonts w:hint="eastAsia"/>
        </w:rPr>
        <w:t>的俱乐部中，</w:t>
      </w:r>
      <w:ins w:id="163" w:author="Liu, Jiatong" w:date="2023-09-17T19:58:00Z">
        <w:r w:rsidR="00BB0C0B">
          <w:rPr>
            <w:rFonts w:hint="eastAsia"/>
          </w:rPr>
          <w:t>那位遭拒的申请者的举荐人也会</w:t>
        </w:r>
      </w:ins>
      <w:ins w:id="164" w:author="Liu, Jiatong" w:date="2023-09-17T19:59:00Z">
        <w:r w:rsidR="00BB0C0B">
          <w:rPr>
            <w:rFonts w:hint="eastAsia"/>
          </w:rPr>
          <w:t>被迫“自愿退出”，因为他没有给俱乐部推荐合适的新成员。</w:t>
        </w:r>
      </w:ins>
      <w:del w:id="165" w:author="Liu, Jiatong" w:date="2023-09-17T19:58:00Z">
        <w:r w:rsidR="00E661C8" w:rsidDel="00BB0C0B">
          <w:rPr>
            <w:rFonts w:hint="eastAsia"/>
          </w:rPr>
          <w:delText>被推荐人遭拒的</w:delText>
        </w:r>
        <w:r w:rsidDel="00BB0C0B">
          <w:rPr>
            <w:rFonts w:hint="eastAsia"/>
          </w:rPr>
          <w:delText>会员可能</w:delText>
        </w:r>
        <w:r w:rsidR="00E661C8" w:rsidDel="00BB0C0B">
          <w:rPr>
            <w:rFonts w:hint="eastAsia"/>
          </w:rPr>
          <w:delText>引咎辞职或者被除名</w:delText>
        </w:r>
        <w:r w:rsidDel="00BB0C0B">
          <w:rPr>
            <w:rFonts w:hint="eastAsia"/>
          </w:rPr>
          <w:delText>。</w:delText>
        </w:r>
      </w:del>
    </w:p>
    <w:p w14:paraId="3C86CE7C" w14:textId="00ED32C9" w:rsidR="00E661C8" w:rsidRDefault="00E661C8" w:rsidP="00B00FB7">
      <w:pPr>
        <w:ind w:firstLineChars="200" w:firstLine="420"/>
      </w:pPr>
      <w:r>
        <w:rPr>
          <w:rFonts w:hint="eastAsia"/>
        </w:rPr>
        <w:t>除了要符合加入俱乐部的</w:t>
      </w:r>
      <w:ins w:id="166" w:author="Liu, Jiatong" w:date="2023-09-17T20:00:00Z">
        <w:r w:rsidR="00BB0C0B">
          <w:rPr>
            <w:rFonts w:hint="eastAsia"/>
          </w:rPr>
          <w:t>官方</w:t>
        </w:r>
      </w:ins>
      <w:del w:id="167" w:author="Liu, Jiatong" w:date="2023-09-17T20:00:00Z">
        <w:r w:rsidDel="00BB0C0B">
          <w:rPr>
            <w:rFonts w:hint="eastAsia"/>
          </w:rPr>
          <w:delText>形式</w:delText>
        </w:r>
      </w:del>
      <w:r>
        <w:rPr>
          <w:rFonts w:hint="eastAsia"/>
        </w:rPr>
        <w:t>标准之外，申请人还必须</w:t>
      </w:r>
      <w:ins w:id="168" w:author="Liu, Jiatong" w:date="2023-09-17T20:00:00Z">
        <w:r w:rsidR="00BB0C0B">
          <w:rPr>
            <w:rFonts w:hint="eastAsia"/>
          </w:rPr>
          <w:t>“适合俱乐部</w:t>
        </w:r>
      </w:ins>
      <w:ins w:id="169" w:author="Liu, Jiatong" w:date="2023-09-17T20:01:00Z">
        <w:r w:rsidR="00BB0C0B">
          <w:rPr>
            <w:rFonts w:hint="eastAsia"/>
          </w:rPr>
          <w:t>（clubbable）</w:t>
        </w:r>
      </w:ins>
      <w:ins w:id="170" w:author="Liu, Jiatong" w:date="2023-09-17T20:00:00Z">
        <w:r w:rsidR="00BB0C0B">
          <w:rPr>
            <w:rFonts w:hint="eastAsia"/>
          </w:rPr>
          <w:t>”</w:t>
        </w:r>
      </w:ins>
      <w:del w:id="171" w:author="Liu, Jiatong" w:date="2023-09-17T20:00:00Z">
        <w:r w:rsidRPr="00E661C8" w:rsidDel="00BB0C0B">
          <w:rPr>
            <w:rFonts w:hint="eastAsia"/>
          </w:rPr>
          <w:delText>“</w:delText>
        </w:r>
        <w:r w:rsidRPr="00E661C8" w:rsidDel="00BB0C0B">
          <w:rPr>
            <w:iCs/>
          </w:rPr>
          <w:delText>合乎俱乐部会员资格</w:delText>
        </w:r>
        <w:r w:rsidRPr="00E661C8" w:rsidDel="00BB0C0B">
          <w:rPr>
            <w:rFonts w:hint="eastAsia"/>
          </w:rPr>
          <w:delText>”</w:delText>
        </w:r>
      </w:del>
      <w:r>
        <w:rPr>
          <w:rFonts w:hint="eastAsia"/>
        </w:rPr>
        <w:t>。这是一个包罗一切的词，通常指拥有一系列的特质——善于社交，拥有大量有趣的故事，</w:t>
      </w:r>
      <w:del w:id="172" w:author="Liu, Jiatong" w:date="2023-09-17T20:02:00Z">
        <w:r w:rsidDel="00BB0C0B">
          <w:rPr>
            <w:rFonts w:hint="eastAsia"/>
          </w:rPr>
          <w:delText>愿意按时付款</w:delText>
        </w:r>
      </w:del>
      <w:ins w:id="173" w:author="Liu, Jiatong" w:date="2023-09-17T20:02:00Z">
        <w:r w:rsidR="00BB0C0B">
          <w:rPr>
            <w:rFonts w:hint="eastAsia"/>
          </w:rPr>
          <w:t>不拖欠</w:t>
        </w:r>
        <w:commentRangeStart w:id="174"/>
        <w:r w:rsidR="00BB0C0B">
          <w:rPr>
            <w:rFonts w:hint="eastAsia"/>
          </w:rPr>
          <w:t>酒吧账单</w:t>
        </w:r>
        <w:commentRangeEnd w:id="174"/>
        <w:r w:rsidR="00BB0C0B">
          <w:rPr>
            <w:rStyle w:val="ad"/>
          </w:rPr>
          <w:commentReference w:id="174"/>
        </w:r>
      </w:ins>
      <w:r>
        <w:rPr>
          <w:rFonts w:hint="eastAsia"/>
        </w:rPr>
        <w:t>，持有“正确的”观点，上过</w:t>
      </w:r>
      <w:ins w:id="175" w:author="Liu, Jiatong" w:date="2023-09-17T20:03:00Z">
        <w:r w:rsidR="00BB0C0B">
          <w:rPr>
            <w:rFonts w:hint="eastAsia"/>
          </w:rPr>
          <w:t>“</w:t>
        </w:r>
      </w:ins>
      <w:r>
        <w:rPr>
          <w:rFonts w:hint="eastAsia"/>
        </w:rPr>
        <w:t>正确</w:t>
      </w:r>
      <w:ins w:id="176" w:author="Liu, Jiatong" w:date="2023-09-17T20:03:00Z">
        <w:r w:rsidR="00BB0C0B">
          <w:rPr>
            <w:rFonts w:hint="eastAsia"/>
          </w:rPr>
          <w:t>”</w:t>
        </w:r>
      </w:ins>
      <w:r>
        <w:rPr>
          <w:rFonts w:hint="eastAsia"/>
        </w:rPr>
        <w:t>的学校，诸如此类。每个俱乐部看重的特质（比如：一个</w:t>
      </w:r>
      <w:del w:id="177" w:author="Liu, Jiatong" w:date="2023-09-17T20:03:00Z">
        <w:r w:rsidDel="00620576">
          <w:rPr>
            <w:rFonts w:hint="eastAsia"/>
          </w:rPr>
          <w:delText>好</w:delText>
        </w:r>
      </w:del>
      <w:ins w:id="178" w:author="Liu, Jiatong" w:date="2023-09-17T20:03:00Z">
        <w:r w:rsidR="00620576">
          <w:rPr>
            <w:rFonts w:hint="eastAsia"/>
          </w:rPr>
          <w:t>长袖善舞，八面玲珑</w:t>
        </w:r>
      </w:ins>
      <w:del w:id="179" w:author="Liu, Jiatong" w:date="2023-09-17T20:03:00Z">
        <w:r w:rsidDel="00620576">
          <w:rPr>
            <w:rFonts w:hint="eastAsia"/>
          </w:rPr>
          <w:delText>交际</w:delText>
        </w:r>
      </w:del>
      <w:r>
        <w:rPr>
          <w:rFonts w:hint="eastAsia"/>
        </w:rPr>
        <w:t>、</w:t>
      </w:r>
      <w:ins w:id="180" w:author="Liu, Jiatong" w:date="2023-09-17T20:04:00Z">
        <w:r w:rsidR="00620576">
          <w:rPr>
            <w:rFonts w:hint="eastAsia"/>
          </w:rPr>
          <w:t>人缘好</w:t>
        </w:r>
      </w:ins>
      <w:del w:id="181" w:author="Liu, Jiatong" w:date="2023-09-17T20:03:00Z">
        <w:r w:rsidDel="00620576">
          <w:rPr>
            <w:rFonts w:hint="eastAsia"/>
          </w:rPr>
          <w:delText>受欢迎</w:delText>
        </w:r>
      </w:del>
      <w:r>
        <w:rPr>
          <w:rFonts w:hint="eastAsia"/>
        </w:rPr>
        <w:t>、风趣幽默但是有些贫穷的贵族</w:t>
      </w:r>
      <w:ins w:id="182" w:author="Liu, Jiatong" w:date="2023-09-17T20:04:00Z">
        <w:r w:rsidR="00620576">
          <w:rPr>
            <w:rFonts w:hint="eastAsia"/>
          </w:rPr>
          <w:t>可以轻易</w:t>
        </w:r>
      </w:ins>
      <w:del w:id="183" w:author="Liu, Jiatong" w:date="2023-09-17T20:04:00Z">
        <w:r w:rsidDel="00620576">
          <w:rPr>
            <w:rFonts w:hint="eastAsia"/>
          </w:rPr>
          <w:delText>很容易</w:delText>
        </w:r>
      </w:del>
      <w:r>
        <w:rPr>
          <w:rFonts w:hint="eastAsia"/>
        </w:rPr>
        <w:t>加入某些俱乐部，</w:t>
      </w:r>
      <w:del w:id="184" w:author="Liu, Jiatong" w:date="2023-09-17T20:04:00Z">
        <w:r w:rsidDel="00620576">
          <w:rPr>
            <w:rFonts w:hint="eastAsia"/>
          </w:rPr>
          <w:delText>有时候</w:delText>
        </w:r>
      </w:del>
      <w:r>
        <w:rPr>
          <w:rFonts w:hint="eastAsia"/>
        </w:rPr>
        <w:t>他的账单会被选择性遗忘或者由不那么风趣但是更富有的会员来付款）不尽相同。</w:t>
      </w:r>
    </w:p>
    <w:p w14:paraId="62ADCC50" w14:textId="00746AB5" w:rsidR="00903F1C" w:rsidRDefault="00903F1C" w:rsidP="00903F1C"/>
    <w:tbl>
      <w:tblPr>
        <w:tblStyle w:val="aa"/>
        <w:tblW w:w="0" w:type="auto"/>
        <w:tblLook w:val="04A0" w:firstRow="1" w:lastRow="0" w:firstColumn="1" w:lastColumn="0" w:noHBand="0" w:noVBand="1"/>
      </w:tblPr>
      <w:tblGrid>
        <w:gridCol w:w="8296"/>
      </w:tblGrid>
      <w:tr w:rsidR="009F2917" w14:paraId="5157A428" w14:textId="77777777" w:rsidTr="009F2917">
        <w:tc>
          <w:tcPr>
            <w:tcW w:w="8296" w:type="dxa"/>
          </w:tcPr>
          <w:p w14:paraId="69CFDB54" w14:textId="77777777" w:rsidR="009F2917" w:rsidRDefault="009F2917" w:rsidP="009F2917">
            <w:pPr>
              <w:pStyle w:val="ab"/>
            </w:pPr>
            <w:r>
              <w:rPr>
                <w:rFonts w:hint="eastAsia"/>
              </w:rPr>
              <w:t>完美的绅士</w:t>
            </w:r>
          </w:p>
          <w:p w14:paraId="70002533" w14:textId="77777777" w:rsidR="009F2917" w:rsidRDefault="009F2917" w:rsidP="009F2917">
            <w:r>
              <w:rPr>
                <w:rFonts w:hint="eastAsia"/>
              </w:rPr>
              <w:t>“</w:t>
            </w:r>
            <w:r>
              <w:t xml:space="preserve">The perfect clubman is another word for the perfect gentleman. He never allows himself to show irritability to any one, he makes it a point to be courteous to a new member or an old member’s guest. He scrupulously observes the rules of the club, he discharges his card debts at the table, he pays his share always, with an instinctive horror of sponging, and lastly, he treats everyone with the same consideration which he expects </w:t>
            </w:r>
            <w:r>
              <w:rPr>
                <w:rFonts w:hint="eastAsia"/>
              </w:rPr>
              <w:t>–</w:t>
            </w:r>
            <w:r>
              <w:t xml:space="preserve"> and demands – from them.”</w:t>
            </w:r>
          </w:p>
          <w:p w14:paraId="162CD798" w14:textId="5EB20F41" w:rsidR="009F2917" w:rsidRPr="009F2917" w:rsidRDefault="009F2917" w:rsidP="009F2917">
            <w:pPr>
              <w:ind w:firstLineChars="2400" w:firstLine="5040"/>
            </w:pPr>
            <w:r>
              <w:t xml:space="preserve"> </w:t>
            </w:r>
            <w:r>
              <w:rPr>
                <w:rFonts w:hint="eastAsia"/>
              </w:rPr>
              <w:t>–</w:t>
            </w:r>
            <w:r>
              <w:t xml:space="preserve"> Emily Post, Etiquette , 1922</w:t>
            </w:r>
          </w:p>
        </w:tc>
      </w:tr>
    </w:tbl>
    <w:p w14:paraId="0D2E5E4D" w14:textId="4341DA53" w:rsidR="009F2917" w:rsidRPr="00903F1C" w:rsidRDefault="009F2917" w:rsidP="00903F1C"/>
    <w:p w14:paraId="31B9FF30" w14:textId="29A44406" w:rsidR="00C85043" w:rsidRDefault="00C85043" w:rsidP="00C85043">
      <w:pPr>
        <w:pStyle w:val="3"/>
      </w:pPr>
      <w:r>
        <w:rPr>
          <w:rFonts w:hint="eastAsia"/>
        </w:rPr>
        <w:t>加入哪一所俱乐部</w:t>
      </w:r>
    </w:p>
    <w:p w14:paraId="155FEB6A" w14:textId="0F9F9305" w:rsidR="009F2917" w:rsidRDefault="009F2917" w:rsidP="009F2917">
      <w:pPr>
        <w:ind w:firstLineChars="200" w:firstLine="420"/>
      </w:pPr>
      <w:r>
        <w:rPr>
          <w:rFonts w:hint="eastAsia"/>
        </w:rPr>
        <w:t>一个人所在的俱乐部通常是他的社交圈的中心，大部分人只会加入一个俱乐部，但是会</w:t>
      </w:r>
      <w:r>
        <w:rPr>
          <w:rFonts w:hint="eastAsia"/>
        </w:rPr>
        <w:lastRenderedPageBreak/>
        <w:t>坚持终生。</w:t>
      </w:r>
      <w:ins w:id="185" w:author="Liu, Jiatong" w:date="2023-09-17T20:05:00Z">
        <w:r w:rsidR="00620576">
          <w:rPr>
            <w:rFonts w:hint="eastAsia"/>
          </w:rPr>
          <w:t>虽然</w:t>
        </w:r>
      </w:ins>
      <w:r>
        <w:rPr>
          <w:rFonts w:hint="eastAsia"/>
        </w:rPr>
        <w:t>没有</w:t>
      </w:r>
      <w:ins w:id="186" w:author="Liu, Jiatong" w:date="2023-09-17T20:05:00Z">
        <w:r w:rsidR="00620576">
          <w:rPr>
            <w:rFonts w:hint="eastAsia"/>
          </w:rPr>
          <w:t>明文规定不可以</w:t>
        </w:r>
      </w:ins>
      <w:del w:id="187" w:author="Liu, Jiatong" w:date="2023-09-17T20:05:00Z">
        <w:r w:rsidDel="00620576">
          <w:rPr>
            <w:rFonts w:hint="eastAsia"/>
          </w:rPr>
          <w:delText>具体的规则反对</w:delText>
        </w:r>
      </w:del>
      <w:r>
        <w:rPr>
          <w:rFonts w:hint="eastAsia"/>
        </w:rPr>
        <w:t>加入多家俱乐部，但是这样做的往往是政客、贵族和其他需要培养广泛的交际网的人。</w:t>
      </w:r>
    </w:p>
    <w:p w14:paraId="0692E78C" w14:textId="430B8392" w:rsidR="009F2917" w:rsidRDefault="009F2917" w:rsidP="00914BDC">
      <w:pPr>
        <w:ind w:firstLineChars="200" w:firstLine="420"/>
      </w:pPr>
      <w:r>
        <w:rPr>
          <w:rFonts w:hint="eastAsia"/>
        </w:rPr>
        <w:t>这个时代几乎所有俱乐部都会偏向于会员，而非会员</w:t>
      </w:r>
      <w:r w:rsidR="00914BDC">
        <w:rPr>
          <w:rFonts w:hint="eastAsia"/>
        </w:rPr>
        <w:t>会被限制在俱乐部中特定的非会员区域，比如大厅或者专门为会员面见非会员准备的餐厅。除非使用武力、悄悄潜入或者借某种托辞，非会员将无法进入其他区域。而俱乐部往往有门吏或者事务员来处理这些事情。</w:t>
      </w:r>
    </w:p>
    <w:p w14:paraId="1E69633A" w14:textId="4D079F8C" w:rsidR="00914BDC" w:rsidRPr="009F2917" w:rsidRDefault="00914BDC" w:rsidP="00B9099B">
      <w:pPr>
        <w:ind w:firstLineChars="200" w:firstLine="420"/>
      </w:pPr>
      <w:r>
        <w:rPr>
          <w:rFonts w:hint="eastAsia"/>
        </w:rPr>
        <w:t>虽然这样的情况不太常见，但是1920年代的一些俱乐部——通常</w:t>
      </w:r>
      <w:r w:rsidR="00B9099B">
        <w:rPr>
          <w:rFonts w:hint="eastAsia"/>
        </w:rPr>
        <w:t>是大学或者专业人士的俱乐部——也会互相款待前来拜访的其他俱乐部的会员。</w:t>
      </w:r>
    </w:p>
    <w:p w14:paraId="477FAEE0" w14:textId="1D8F129F" w:rsidR="00C85043" w:rsidRDefault="00C85043" w:rsidP="00C85043">
      <w:pPr>
        <w:pStyle w:val="2"/>
      </w:pPr>
      <w:r>
        <w:rPr>
          <w:rFonts w:hint="eastAsia"/>
        </w:rPr>
        <w:t>伦敦的重要俱乐部</w:t>
      </w:r>
    </w:p>
    <w:p w14:paraId="14CA1D87" w14:textId="6D275563" w:rsidR="00E661C8" w:rsidRDefault="00513CD5" w:rsidP="00513CD5">
      <w:pPr>
        <w:ind w:firstLineChars="200" w:firstLine="420"/>
      </w:pPr>
      <w:r>
        <w:rPr>
          <w:rFonts w:hint="eastAsia"/>
        </w:rPr>
        <w:t>下面你将看到关于一些俱乐部的简短说明。（注：</w:t>
      </w:r>
      <w:r w:rsidRPr="00513CD5">
        <w:rPr>
          <w:color w:val="FF0000"/>
        </w:rPr>
        <w:t>A Keeper’s Guide to London</w:t>
      </w:r>
      <w:r>
        <w:rPr>
          <w:rFonts w:hint="eastAsia"/>
        </w:rPr>
        <w:t>中给出了一个设定详细（但是虚构）的示例俱乐部。</w:t>
      </w:r>
    </w:p>
    <w:p w14:paraId="1903AC28" w14:textId="6F0D93A4" w:rsidR="00513CD5" w:rsidRDefault="00513CD5" w:rsidP="00542ACD">
      <w:pPr>
        <w:pStyle w:val="a3"/>
      </w:pPr>
      <w:r w:rsidRPr="00513CD5">
        <w:rPr>
          <w:rFonts w:hint="eastAsia"/>
        </w:rPr>
        <w:t>雅典娜神庙俱乐部</w:t>
      </w:r>
      <w:r w:rsidRPr="00513CD5">
        <w:t>The Athenaeum</w:t>
      </w:r>
      <w:r>
        <w:rPr>
          <w:rFonts w:hint="eastAsia"/>
        </w:rPr>
        <w:t>（</w:t>
      </w:r>
      <w:r w:rsidRPr="00513CD5">
        <w:rPr>
          <w:rStyle w:val="af4"/>
          <w:b/>
        </w:rPr>
        <w:t>帕尔摩街</w:t>
      </w:r>
      <w:r w:rsidRPr="00513CD5">
        <w:rPr>
          <w:rStyle w:val="af4"/>
          <w:rFonts w:hint="eastAsia"/>
          <w:b/>
        </w:rPr>
        <w:t xml:space="preserve">107号 </w:t>
      </w:r>
      <w:r w:rsidRPr="00513CD5">
        <w:rPr>
          <w:rStyle w:val="af4"/>
          <w:b/>
        </w:rPr>
        <w:t>Pall Mall</w:t>
      </w:r>
      <w:r>
        <w:rPr>
          <w:rFonts w:hint="eastAsia"/>
        </w:rPr>
        <w:t>）</w:t>
      </w:r>
    </w:p>
    <w:p w14:paraId="65A04EB5" w14:textId="27E9E58C" w:rsidR="00513CD5" w:rsidRPr="00513CD5" w:rsidRDefault="00513CD5" w:rsidP="00513CD5">
      <w:pPr>
        <w:ind w:firstLineChars="200" w:firstLine="420"/>
      </w:pPr>
      <w:r>
        <w:rPr>
          <w:rFonts w:hint="eastAsia"/>
        </w:rPr>
        <w:t>这是一所为聪明人而设的绅士俱乐部，以</w:t>
      </w:r>
      <w:ins w:id="188" w:author="Liu, Jiatong" w:date="2023-09-17T20:15:00Z">
        <w:r w:rsidR="008351F5">
          <w:rPr>
            <w:rFonts w:hint="eastAsia"/>
          </w:rPr>
          <w:t>作为</w:t>
        </w:r>
      </w:ins>
      <w:r>
        <w:rPr>
          <w:rFonts w:hint="eastAsia"/>
        </w:rPr>
        <w:t>古罗马</w:t>
      </w:r>
      <w:r w:rsidR="004B5E32">
        <w:rPr>
          <w:rFonts w:hint="eastAsia"/>
        </w:rPr>
        <w:t>文学与科学</w:t>
      </w:r>
      <w:ins w:id="189" w:author="Liu, Jiatong" w:date="2023-09-17T20:14:00Z">
        <w:r w:rsidR="00620576">
          <w:rPr>
            <w:rFonts w:hint="eastAsia"/>
          </w:rPr>
          <w:t>研究</w:t>
        </w:r>
      </w:ins>
      <w:del w:id="190" w:author="Liu, Jiatong" w:date="2023-09-17T20:14:00Z">
        <w:r w:rsidR="004B5E32" w:rsidDel="00620576">
          <w:rPr>
            <w:rFonts w:hint="eastAsia"/>
          </w:rPr>
          <w:delText>的学习</w:delText>
        </w:r>
      </w:del>
      <w:r w:rsidR="004B5E32">
        <w:rPr>
          <w:rFonts w:hint="eastAsia"/>
        </w:rPr>
        <w:t>中心</w:t>
      </w:r>
      <w:ins w:id="191" w:author="Liu, Jiatong" w:date="2023-09-17T20:15:00Z">
        <w:r w:rsidR="008351F5">
          <w:rPr>
            <w:rFonts w:hint="eastAsia"/>
          </w:rPr>
          <w:t>的</w:t>
        </w:r>
      </w:ins>
      <w:r>
        <w:rPr>
          <w:rFonts w:hint="eastAsia"/>
        </w:rPr>
        <w:t>雅典娜神庙命名。</w:t>
      </w:r>
      <w:ins w:id="192" w:author="Liu, Jiatong" w:date="2023-09-17T20:15:00Z">
        <w:r w:rsidR="008351F5">
          <w:rPr>
            <w:rFonts w:hint="eastAsia"/>
          </w:rPr>
          <w:t>俱乐部会</w:t>
        </w:r>
      </w:ins>
      <w:del w:id="193" w:author="Liu, Jiatong" w:date="2023-09-17T20:15:00Z">
        <w:r w:rsidR="004B5E32" w:rsidDel="008351F5">
          <w:rPr>
            <w:rFonts w:hint="eastAsia"/>
          </w:rPr>
          <w:delText>其成</w:delText>
        </w:r>
      </w:del>
      <w:r w:rsidR="004B5E32">
        <w:rPr>
          <w:rFonts w:hint="eastAsia"/>
        </w:rPr>
        <w:t>员来自于宗教领域、学术界、科学界、文学界，也不乏</w:t>
      </w:r>
      <w:ins w:id="194" w:author="Liu, Jiatong" w:date="2023-09-17T20:15:00Z">
        <w:r w:rsidR="008351F5">
          <w:rPr>
            <w:rFonts w:hint="eastAsia"/>
          </w:rPr>
          <w:t>老牌豪门</w:t>
        </w:r>
      </w:ins>
      <w:ins w:id="195" w:author="Liu, Jiatong" w:date="2023-09-17T20:16:00Z">
        <w:r w:rsidR="008351F5">
          <w:rPr>
            <w:rFonts w:hint="eastAsia"/>
          </w:rPr>
          <w:t>世家与贵族。</w:t>
        </w:r>
      </w:ins>
      <w:del w:id="196" w:author="Liu, Jiatong" w:date="2023-09-17T20:15:00Z">
        <w:r w:rsidR="004B5E32" w:rsidDel="008351F5">
          <w:rPr>
            <w:rFonts w:hint="eastAsia"/>
          </w:rPr>
          <w:delText>旧时代的有钱人和贵族。</w:delText>
        </w:r>
      </w:del>
    </w:p>
    <w:p w14:paraId="3E35339C" w14:textId="77ADF202" w:rsidR="004B5E32" w:rsidRDefault="004B5E32" w:rsidP="004B5E32">
      <w:pPr>
        <w:ind w:firstLineChars="200" w:firstLine="420"/>
      </w:pPr>
      <w:r>
        <w:rPr>
          <w:rFonts w:hint="eastAsia"/>
        </w:rPr>
        <w:t>2</w:t>
      </w:r>
      <w:ins w:id="197" w:author="Liu, Jiatong" w:date="2023-09-17T20:16:00Z">
        <w:r w:rsidR="008351F5">
          <w:t>0</w:t>
        </w:r>
        <w:r w:rsidR="008351F5">
          <w:rPr>
            <w:rFonts w:hint="eastAsia"/>
          </w:rPr>
          <w:t>、</w:t>
        </w:r>
      </w:ins>
      <w:del w:id="198" w:author="Liu, Jiatong" w:date="2023-09-17T20:16:00Z">
        <w:r w:rsidDel="008351F5">
          <w:rPr>
            <w:rFonts w:hint="eastAsia"/>
          </w:rPr>
          <w:delText>0</w:delText>
        </w:r>
      </w:del>
      <w:del w:id="199" w:author="Liu, Jiatong" w:date="2023-09-17T20:21:00Z">
        <w:r w:rsidDel="008351F5">
          <w:rPr>
            <w:rFonts w:hint="eastAsia"/>
          </w:rPr>
          <w:delText>和</w:delText>
        </w:r>
      </w:del>
      <w:r>
        <w:rPr>
          <w:rFonts w:hint="eastAsia"/>
        </w:rPr>
        <w:t>30年代的雅典娜神庙俱乐部</w:t>
      </w:r>
      <w:r w:rsidRPr="008351F5">
        <w:rPr>
          <w:rFonts w:hint="eastAsia"/>
          <w:strike/>
          <w:rPrChange w:id="200" w:author="Liu, Jiatong" w:date="2023-09-17T20:21:00Z">
            <w:rPr>
              <w:rFonts w:hint="eastAsia"/>
            </w:rPr>
          </w:rPrChange>
        </w:rPr>
        <w:t>被认为是伦敦俱乐部区里公共知识人组织的巅峰</w:t>
      </w:r>
      <w:ins w:id="201" w:author="Liu, Jiatong" w:date="2023-09-17T20:21:00Z">
        <w:r w:rsidR="008351F5" w:rsidRPr="008351F5">
          <w:rPr>
            <w:rFonts w:hint="eastAsia"/>
            <w:rPrChange w:id="202" w:author="Liu, Jiatong" w:date="2023-09-17T20:22:00Z">
              <w:rPr>
                <w:rFonts w:hint="eastAsia"/>
                <w:strike/>
              </w:rPr>
            </w:rPrChange>
          </w:rPr>
          <w:t>代表着伦敦俱乐部区公共知识</w:t>
        </w:r>
      </w:ins>
      <w:ins w:id="203" w:author="Liu, Jiatong" w:date="2023-09-18T09:52:00Z">
        <w:r w:rsidR="00207CA2">
          <w:rPr>
            <w:rFonts w:hint="eastAsia"/>
          </w:rPr>
          <w:t>份</w:t>
        </w:r>
      </w:ins>
      <w:ins w:id="204" w:author="Liu, Jiatong" w:date="2023-09-17T20:21:00Z">
        <w:r w:rsidR="008351F5" w:rsidRPr="008351F5">
          <w:rPr>
            <w:rFonts w:hint="eastAsia"/>
            <w:rPrChange w:id="205" w:author="Liu, Jiatong" w:date="2023-09-17T20:22:00Z">
              <w:rPr>
                <w:rFonts w:hint="eastAsia"/>
                <w:strike/>
              </w:rPr>
            </w:rPrChange>
          </w:rPr>
          <w:t>子的巅峰</w:t>
        </w:r>
      </w:ins>
      <w:r>
        <w:rPr>
          <w:rFonts w:hint="eastAsia"/>
        </w:rPr>
        <w:t>。</w:t>
      </w:r>
      <w:r w:rsidR="00333B6F">
        <w:rPr>
          <w:rFonts w:hint="eastAsia"/>
        </w:rPr>
        <w:t>事实上，</w:t>
      </w:r>
      <w:ins w:id="206" w:author="Liu, Jiatong" w:date="2023-09-17T20:22:00Z">
        <w:r w:rsidR="008351F5">
          <w:rPr>
            <w:rFonts w:hint="eastAsia"/>
          </w:rPr>
          <w:t>在</w:t>
        </w:r>
      </w:ins>
      <w:del w:id="207" w:author="Liu, Jiatong" w:date="2023-09-17T20:22:00Z">
        <w:r w:rsidR="00333B6F" w:rsidDel="008351F5">
          <w:rPr>
            <w:rFonts w:hint="eastAsia"/>
          </w:rPr>
          <w:delText>当</w:delText>
        </w:r>
      </w:del>
      <w:r w:rsidR="00333B6F">
        <w:rPr>
          <w:rFonts w:hint="eastAsia"/>
        </w:rPr>
        <w:t>1830年代俱乐部成立时，会员们</w:t>
      </w:r>
      <w:ins w:id="208" w:author="Liu, Jiatong" w:date="2023-09-17T20:23:00Z">
        <w:r w:rsidR="008351F5">
          <w:rPr>
            <w:rFonts w:hint="eastAsia"/>
          </w:rPr>
          <w:t>便</w:t>
        </w:r>
      </w:ins>
      <w:del w:id="209" w:author="Liu, Jiatong" w:date="2023-09-17T20:23:00Z">
        <w:r w:rsidR="00333B6F" w:rsidDel="008351F5">
          <w:rPr>
            <w:rFonts w:hint="eastAsia"/>
          </w:rPr>
          <w:delText>便</w:delText>
        </w:r>
      </w:del>
      <w:del w:id="210" w:author="Liu, Jiatong" w:date="2023-09-17T20:22:00Z">
        <w:r w:rsidR="00333B6F" w:rsidDel="008351F5">
          <w:rPr>
            <w:rFonts w:hint="eastAsia"/>
          </w:rPr>
          <w:delText>把</w:delText>
        </w:r>
      </w:del>
      <w:r w:rsidR="00333B6F">
        <w:rPr>
          <w:rFonts w:hint="eastAsia"/>
        </w:rPr>
        <w:t>尊奉</w:t>
      </w:r>
      <w:ins w:id="211" w:author="Liu, Jiatong" w:date="2023-09-17T20:23:00Z">
        <w:r w:rsidR="008351F5">
          <w:rPr>
            <w:rFonts w:hint="eastAsia"/>
          </w:rPr>
          <w:t>着规则II，</w:t>
        </w:r>
      </w:ins>
      <w:ins w:id="212" w:author="Liu, Jiatong" w:date="2023-09-17T20:24:00Z">
        <w:r w:rsidR="008351F5">
          <w:rPr>
            <w:rFonts w:hint="eastAsia"/>
          </w:rPr>
          <w:t>规定其成员</w:t>
        </w:r>
        <w:r w:rsidR="00D45DE1">
          <w:rPr>
            <w:rFonts w:hint="eastAsia"/>
          </w:rPr>
          <w:t>应当是</w:t>
        </w:r>
      </w:ins>
      <w:del w:id="213" w:author="Liu, Jiatong" w:date="2023-09-17T20:23:00Z">
        <w:r w:rsidR="00333B6F" w:rsidDel="008351F5">
          <w:rPr>
            <w:rFonts w:hint="eastAsia"/>
          </w:rPr>
          <w:delText>这样一条规则：规则二：</w:delText>
        </w:r>
      </w:del>
      <w:ins w:id="214" w:author="Liu, Jiatong" w:date="2023-09-17T20:24:00Z">
        <w:r w:rsidR="008351F5">
          <w:rPr>
            <w:rFonts w:hint="eastAsia"/>
          </w:rPr>
          <w:t>“……</w:t>
        </w:r>
      </w:ins>
      <w:del w:id="215" w:author="Liu, Jiatong" w:date="2023-09-17T20:24:00Z">
        <w:r w:rsidR="00333B6F" w:rsidDel="008351F5">
          <w:rPr>
            <w:rFonts w:hint="eastAsia"/>
          </w:rPr>
          <w:delText>俱乐部只接受“</w:delText>
        </w:r>
      </w:del>
      <w:r w:rsidR="00333B6F">
        <w:rPr>
          <w:rFonts w:hint="eastAsia"/>
        </w:rPr>
        <w:t>在科学、文学、艺术或者公共服务方面有显赫成就”的男性。这给俱乐部提供了一个多元且</w:t>
      </w:r>
      <w:r w:rsidR="00333B6F" w:rsidRPr="00333B6F">
        <w:rPr>
          <w:rFonts w:hint="eastAsia"/>
        </w:rPr>
        <w:t>广泛的知识基础</w:t>
      </w:r>
      <w:ins w:id="216" w:author="Liu, Jiatong" w:date="2023-09-17T20:26:00Z">
        <w:r w:rsidR="00D45DE1">
          <w:rPr>
            <w:rFonts w:hint="eastAsia"/>
          </w:rPr>
          <w:t>（intellectual</w:t>
        </w:r>
        <w:r w:rsidR="00D45DE1">
          <w:t xml:space="preserve"> </w:t>
        </w:r>
        <w:r w:rsidR="00D45DE1">
          <w:rPr>
            <w:rFonts w:hint="eastAsia"/>
          </w:rPr>
          <w:t>base）</w:t>
        </w:r>
      </w:ins>
      <w:r w:rsidR="00333B6F" w:rsidRPr="00333B6F">
        <w:rPr>
          <w:rFonts w:hint="eastAsia"/>
        </w:rPr>
        <w:t>，</w:t>
      </w:r>
      <w:r w:rsidR="00333B6F">
        <w:rPr>
          <w:rFonts w:hint="eastAsia"/>
        </w:rPr>
        <w:t>这是伦敦其他俱乐部所没有的。</w:t>
      </w:r>
    </w:p>
    <w:p w14:paraId="03996D08" w14:textId="7ED86C6F" w:rsidR="004B5E32" w:rsidRDefault="00333B6F" w:rsidP="004B5E32">
      <w:pPr>
        <w:ind w:firstLineChars="200" w:firstLine="420"/>
      </w:pPr>
      <w:r>
        <w:rPr>
          <w:rFonts w:hint="eastAsia"/>
        </w:rPr>
        <w:t>这所俱乐部见证了</w:t>
      </w:r>
      <w:r w:rsidRPr="00333B6F">
        <w:rPr>
          <w:rFonts w:hint="eastAsia"/>
        </w:rPr>
        <w:t>查尔斯·达尔文、阿瑟·柯南·道尔</w:t>
      </w:r>
      <w:r>
        <w:rPr>
          <w:rFonts w:hint="eastAsia"/>
        </w:rPr>
        <w:t>爵士</w:t>
      </w:r>
      <w:r w:rsidRPr="00333B6F">
        <w:rPr>
          <w:rFonts w:hint="eastAsia"/>
        </w:rPr>
        <w:t>、查尔斯·狄更斯、约瑟夫·康拉德、温斯顿·丘吉尔和</w:t>
      </w:r>
      <w:r>
        <w:rPr>
          <w:rFonts w:hint="eastAsia"/>
        </w:rPr>
        <w:t>哈利·圣约翰·布里</w:t>
      </w:r>
      <w:r w:rsidR="00F555A5">
        <w:rPr>
          <w:rFonts w:hint="eastAsia"/>
        </w:rPr>
        <w:t>杰·菲尔比</w:t>
      </w:r>
      <w:r w:rsidR="00F555A5" w:rsidRPr="00F555A5">
        <w:t>Harr</w:t>
      </w:r>
      <w:r w:rsidR="00F555A5">
        <w:t>y St. John Bridger Philby</w:t>
      </w:r>
      <w:r w:rsidR="00F555A5">
        <w:rPr>
          <w:rFonts w:hint="eastAsia"/>
        </w:rPr>
        <w:t>等杰</w:t>
      </w:r>
      <w:r>
        <w:rPr>
          <w:rFonts w:hint="eastAsia"/>
        </w:rPr>
        <w:t>出人物的足迹。</w:t>
      </w:r>
      <w:r w:rsidR="00F555A5" w:rsidRPr="00F555A5">
        <w:rPr>
          <w:rFonts w:hint="eastAsia"/>
        </w:rPr>
        <w:t>多年来，许多首相、内阁部长、文学人物和教会领袖都</w:t>
      </w:r>
      <w:r w:rsidR="00F555A5">
        <w:rPr>
          <w:rFonts w:hint="eastAsia"/>
        </w:rPr>
        <w:t>曾</w:t>
      </w:r>
      <w:r w:rsidR="00F555A5" w:rsidRPr="00F555A5">
        <w:rPr>
          <w:rFonts w:hint="eastAsia"/>
        </w:rPr>
        <w:t>是雅典娜神庙的成员。</w:t>
      </w:r>
    </w:p>
    <w:p w14:paraId="5BB345D5" w14:textId="67B3BCDE" w:rsidR="00333B6F" w:rsidRDefault="006F2451" w:rsidP="006F2451">
      <w:pPr>
        <w:ind w:firstLineChars="200" w:firstLine="420"/>
      </w:pPr>
      <w:r w:rsidRPr="006F2451">
        <w:rPr>
          <w:rFonts w:hint="eastAsia"/>
        </w:rPr>
        <w:t>这个俱乐部拥有一个庞大而</w:t>
      </w:r>
      <w:del w:id="217" w:author="Liu, Jiatong" w:date="2023-09-17T20:29:00Z">
        <w:r w:rsidDel="00D45DE1">
          <w:rPr>
            <w:rFonts w:hint="eastAsia"/>
          </w:rPr>
          <w:delText>藏书</w:delText>
        </w:r>
      </w:del>
      <w:r>
        <w:rPr>
          <w:rFonts w:hint="eastAsia"/>
        </w:rPr>
        <w:t>丰富</w:t>
      </w:r>
      <w:r w:rsidRPr="006F2451">
        <w:rPr>
          <w:rFonts w:hint="eastAsia"/>
        </w:rPr>
        <w:t>的</w:t>
      </w:r>
      <w:ins w:id="218" w:author="Liu, Jiatong" w:date="2023-09-17T20:29:00Z">
        <w:r w:rsidR="00D45DE1">
          <w:rPr>
            <w:rFonts w:hint="eastAsia"/>
          </w:rPr>
          <w:t>图</w:t>
        </w:r>
      </w:ins>
      <w:del w:id="219" w:author="Liu, Jiatong" w:date="2023-09-17T20:29:00Z">
        <w:r w:rsidRPr="006F2451" w:rsidDel="00D45DE1">
          <w:rPr>
            <w:rFonts w:hint="eastAsia"/>
          </w:rPr>
          <w:delText>图</w:delText>
        </w:r>
      </w:del>
      <w:r w:rsidRPr="006F2451">
        <w:rPr>
          <w:rFonts w:hint="eastAsia"/>
        </w:rPr>
        <w:t>书馆。这个图书馆是伦敦最好的俱乐部图书馆，</w:t>
      </w:r>
      <w:r>
        <w:rPr>
          <w:rFonts w:hint="eastAsia"/>
        </w:rPr>
        <w:t>它</w:t>
      </w:r>
      <w:ins w:id="220" w:author="Liu, Jiatong" w:date="2023-09-17T20:31:00Z">
        <w:r w:rsidR="00D45DE1">
          <w:rPr>
            <w:rFonts w:hint="eastAsia"/>
          </w:rPr>
          <w:t>拥有一间</w:t>
        </w:r>
      </w:ins>
      <w:del w:id="221" w:author="Liu, Jiatong" w:date="2023-09-17T20:30:00Z">
        <w:r w:rsidDel="00D45DE1">
          <w:rPr>
            <w:rFonts w:hint="eastAsia"/>
          </w:rPr>
          <w:delText>被设置在</w:delText>
        </w:r>
      </w:del>
      <w:r>
        <w:rPr>
          <w:rFonts w:hint="eastAsia"/>
        </w:rPr>
        <w:t>会客室和</w:t>
      </w:r>
      <w:ins w:id="222" w:author="Liu, Jiatong" w:date="2023-09-17T20:31:00Z">
        <w:r w:rsidR="00D45DE1">
          <w:rPr>
            <w:rFonts w:hint="eastAsia"/>
          </w:rPr>
          <w:t>另外四个</w:t>
        </w:r>
      </w:ins>
      <w:del w:id="223" w:author="Liu, Jiatong" w:date="2023-09-17T20:31:00Z">
        <w:r w:rsidDel="00D45DE1">
          <w:rPr>
            <w:rFonts w:hint="eastAsia"/>
          </w:rPr>
          <w:delText>其他四间</w:delText>
        </w:r>
      </w:del>
      <w:r>
        <w:rPr>
          <w:rFonts w:hint="eastAsia"/>
        </w:rPr>
        <w:t>房间</w:t>
      </w:r>
      <w:del w:id="224" w:author="Liu, Jiatong" w:date="2023-09-17T20:31:00Z">
        <w:r w:rsidDel="00D45DE1">
          <w:rPr>
            <w:rFonts w:hint="eastAsia"/>
          </w:rPr>
          <w:delText>里</w:delText>
        </w:r>
      </w:del>
      <w:r>
        <w:rPr>
          <w:rFonts w:hint="eastAsia"/>
        </w:rPr>
        <w:t>，据说有</w:t>
      </w:r>
      <w:r w:rsidRPr="006F2451">
        <w:rPr>
          <w:rFonts w:hint="eastAsia"/>
        </w:rPr>
        <w:t>超过</w:t>
      </w:r>
      <w:r w:rsidRPr="006F2451">
        <w:t>6万册藏书。</w:t>
      </w:r>
      <w:r w:rsidRPr="006F2451">
        <w:rPr>
          <w:rFonts w:hint="eastAsia"/>
          <w:color w:val="FF0000"/>
        </w:rPr>
        <w:t>其中一个原因很可能是</w:t>
      </w:r>
      <w:r w:rsidRPr="006F2451">
        <w:rPr>
          <w:rFonts w:hint="eastAsia"/>
        </w:rPr>
        <w:t>，除了法官和主教，所有准成员都应该发表</w:t>
      </w:r>
      <w:r>
        <w:rPr>
          <w:rFonts w:hint="eastAsia"/>
        </w:rPr>
        <w:t>过具有</w:t>
      </w:r>
      <w:r w:rsidRPr="006F2451">
        <w:rPr>
          <w:rFonts w:hint="eastAsia"/>
        </w:rPr>
        <w:t>学术、专业或文学价值的著作。</w:t>
      </w:r>
      <w:r>
        <w:rPr>
          <w:rFonts w:hint="eastAsia"/>
        </w:rPr>
        <w:t>俱乐部里还有餐厅和住所，以及位于伦敦中心的一个又大又漂亮的花园。</w:t>
      </w:r>
    </w:p>
    <w:p w14:paraId="626F84BD" w14:textId="2153E1B9" w:rsidR="00513CD5" w:rsidRPr="006F2451" w:rsidRDefault="006F2451" w:rsidP="00542ACD">
      <w:pPr>
        <w:pStyle w:val="a3"/>
      </w:pPr>
      <w:r>
        <w:rPr>
          <w:rFonts w:hint="eastAsia"/>
        </w:rPr>
        <w:t>布鲁克俱乐部</w:t>
      </w:r>
      <w:r w:rsidRPr="006F2451">
        <w:t>Brook</w:t>
      </w:r>
      <w:r>
        <w:rPr>
          <w:rFonts w:hint="eastAsia"/>
        </w:rPr>
        <w:t>‘</w:t>
      </w:r>
      <w:r w:rsidRPr="006F2451">
        <w:t>s</w:t>
      </w:r>
      <w:r>
        <w:rPr>
          <w:rFonts w:hint="eastAsia"/>
        </w:rPr>
        <w:t>（</w:t>
      </w:r>
      <w:r w:rsidRPr="006F2451">
        <w:rPr>
          <w:rFonts w:hint="eastAsia"/>
        </w:rPr>
        <w:t>圣詹姆斯</w:t>
      </w:r>
      <w:r w:rsidR="00317212">
        <w:rPr>
          <w:rFonts w:hint="eastAsia"/>
        </w:rPr>
        <w:t>大</w:t>
      </w:r>
      <w:r w:rsidRPr="006F2451">
        <w:rPr>
          <w:rFonts w:hint="eastAsia"/>
        </w:rPr>
        <w:t>街</w:t>
      </w:r>
      <w:r>
        <w:rPr>
          <w:rFonts w:hint="eastAsia"/>
        </w:rPr>
        <w:t>60号</w:t>
      </w:r>
      <w:r w:rsidRPr="006F2451">
        <w:t>St James’s Street</w:t>
      </w:r>
      <w:r>
        <w:rPr>
          <w:rFonts w:hint="eastAsia"/>
        </w:rPr>
        <w:t>）</w:t>
      </w:r>
    </w:p>
    <w:p w14:paraId="31884A30" w14:textId="4AB662E4" w:rsidR="00513CD5" w:rsidRDefault="00317212" w:rsidP="00513CD5">
      <w:pPr>
        <w:ind w:firstLineChars="200" w:firstLine="420"/>
      </w:pPr>
      <w:r>
        <w:rPr>
          <w:rFonts w:hint="eastAsia"/>
        </w:rPr>
        <w:t>布鲁克（1764年创立）的创始人包括四位公爵，而这差不多就是这个俱乐部所有的成员了。很多会员生下来就有会员资格，这个俱乐部的会员里</w:t>
      </w:r>
      <w:ins w:id="225" w:author="Liu, Jiatong" w:date="2023-09-17T20:34:00Z">
        <w:r w:rsidR="00D45DE1">
          <w:rPr>
            <w:rFonts w:hint="eastAsia"/>
          </w:rPr>
          <w:t>也囊括一些这片土地上</w:t>
        </w:r>
      </w:ins>
      <w:del w:id="226" w:author="Liu, Jiatong" w:date="2023-09-17T20:34:00Z">
        <w:r w:rsidDel="00D45DE1">
          <w:rPr>
            <w:rFonts w:hint="eastAsia"/>
          </w:rPr>
          <w:delText>还有一些</w:delText>
        </w:r>
      </w:del>
      <w:ins w:id="227" w:author="Liu, Jiatong" w:date="2023-09-17T20:33:00Z">
        <w:r w:rsidR="00D45DE1">
          <w:rPr>
            <w:rFonts w:hint="eastAsia"/>
          </w:rPr>
          <w:t>的伟人</w:t>
        </w:r>
      </w:ins>
      <w:ins w:id="228" w:author="Liu, Jiatong" w:date="2023-09-17T20:34:00Z">
        <w:r w:rsidR="008C4996">
          <w:rPr>
            <w:rFonts w:hint="eastAsia"/>
          </w:rPr>
          <w:t>。</w:t>
        </w:r>
      </w:ins>
      <w:del w:id="229" w:author="Liu, Jiatong" w:date="2023-09-17T20:33:00Z">
        <w:r w:rsidDel="00D45DE1">
          <w:rPr>
            <w:rFonts w:hint="eastAsia"/>
          </w:rPr>
          <w:delText>这片土地上最伟大的人。</w:delText>
        </w:r>
      </w:del>
    </w:p>
    <w:p w14:paraId="2CC4AF74" w14:textId="10925DBC" w:rsidR="00317212" w:rsidRPr="00FF6E58" w:rsidRDefault="00317212" w:rsidP="00317212">
      <w:pPr>
        <w:ind w:firstLineChars="200" w:firstLine="420"/>
        <w:rPr>
          <w:color w:val="FF0000"/>
        </w:rPr>
      </w:pPr>
      <w:r>
        <w:rPr>
          <w:rFonts w:hint="eastAsia"/>
        </w:rPr>
        <w:t>这所俱乐部的建筑位于圣詹姆斯大街西侧，于1778年开放。街对面就是</w:t>
      </w:r>
      <w:r w:rsidRPr="00317212">
        <w:rPr>
          <w:rFonts w:hint="eastAsia"/>
        </w:rPr>
        <w:t>布德尔</w:t>
      </w:r>
      <w:ins w:id="230" w:author="Liu, Jiatong" w:date="2023-09-17T20:35:00Z">
        <w:r w:rsidR="008C4996">
          <w:rPr>
            <w:rFonts w:hint="eastAsia"/>
          </w:rPr>
          <w:t>俱乐部</w:t>
        </w:r>
      </w:ins>
      <w:del w:id="231" w:author="Liu, Jiatong" w:date="2023-09-17T20:35:00Z">
        <w:r w:rsidRPr="00317212" w:rsidDel="008C4996">
          <w:delText xml:space="preserve"> </w:delText>
        </w:r>
      </w:del>
      <w:r>
        <w:t>Boodle’s</w:t>
      </w:r>
      <w:r>
        <w:rPr>
          <w:rFonts w:hint="eastAsia"/>
        </w:rPr>
        <w:t>，而怀特</w:t>
      </w:r>
      <w:ins w:id="232" w:author="Liu, Jiatong" w:date="2023-09-17T20:35:00Z">
        <w:r w:rsidR="008C4996">
          <w:rPr>
            <w:rFonts w:hint="eastAsia"/>
          </w:rPr>
          <w:t>俱乐部</w:t>
        </w:r>
      </w:ins>
      <w:r w:rsidRPr="00317212">
        <w:t>White’s也</w:t>
      </w:r>
      <w:r>
        <w:rPr>
          <w:rFonts w:hint="eastAsia"/>
        </w:rPr>
        <w:t>在这条路前面。布鲁克毋庸置疑地是传统的天堂。</w:t>
      </w:r>
      <w:r w:rsidRPr="00317212">
        <w:rPr>
          <w:rFonts w:hint="eastAsia"/>
        </w:rPr>
        <w:t>该俱乐部提供</w:t>
      </w:r>
      <w:r>
        <w:rPr>
          <w:rFonts w:hint="eastAsia"/>
        </w:rPr>
        <w:t>食物</w:t>
      </w:r>
      <w:r w:rsidRPr="00317212">
        <w:t>(</w:t>
      </w:r>
      <w:r>
        <w:rPr>
          <w:rFonts w:hint="eastAsia"/>
        </w:rPr>
        <w:t>注重美食体验</w:t>
      </w:r>
      <w:r w:rsidR="00FF6E58">
        <w:rPr>
          <w:rFonts w:hint="eastAsia"/>
        </w:rPr>
        <w:t>，</w:t>
      </w:r>
      <w:r w:rsidR="00FF6E58" w:rsidRPr="00FF6E58">
        <w:rPr>
          <w:rFonts w:hint="eastAsia"/>
          <w:color w:val="FF0000"/>
        </w:rPr>
        <w:t>而且能满足</w:t>
      </w:r>
      <w:ins w:id="233" w:author="Liu, Jiatong" w:date="2023-09-17T21:01:00Z">
        <w:r w:rsidR="001E3030">
          <w:rPr>
            <w:rFonts w:hint="eastAsia"/>
            <w:color w:val="FF0000"/>
          </w:rPr>
          <w:t>那些</w:t>
        </w:r>
        <w:commentRangeStart w:id="234"/>
        <w:r w:rsidR="001E3030">
          <w:rPr>
            <w:rFonts w:hint="eastAsia"/>
            <w:color w:val="FF0000"/>
          </w:rPr>
          <w:t>顶尖公学</w:t>
        </w:r>
      </w:ins>
      <w:commentRangeEnd w:id="234"/>
      <w:ins w:id="235" w:author="Liu, Jiatong" w:date="2023-09-17T21:04:00Z">
        <w:r w:rsidR="001E3030">
          <w:rPr>
            <w:rStyle w:val="ad"/>
          </w:rPr>
          <w:commentReference w:id="234"/>
        </w:r>
      </w:ins>
      <w:ins w:id="236" w:author="Liu, Jiatong" w:date="2023-09-17T21:01:00Z">
        <w:r w:rsidR="001E3030">
          <w:rPr>
            <w:rFonts w:hint="eastAsia"/>
            <w:color w:val="FF0000"/>
          </w:rPr>
          <w:t>毕业生们</w:t>
        </w:r>
      </w:ins>
      <w:del w:id="237" w:author="Liu, Jiatong" w:date="2023-09-17T21:01:00Z">
        <w:r w:rsidR="00FF6E58" w:rsidRPr="00FF6E58" w:rsidDel="001E3030">
          <w:rPr>
            <w:rFonts w:hint="eastAsia"/>
            <w:color w:val="FF0000"/>
          </w:rPr>
          <w:delText>毕业于</w:delText>
        </w:r>
        <w:r w:rsidRPr="00FF6E58" w:rsidDel="001E3030">
          <w:rPr>
            <w:rFonts w:hint="eastAsia"/>
            <w:color w:val="FF0000"/>
          </w:rPr>
          <w:delText>公学的优秀人才</w:delText>
        </w:r>
      </w:del>
      <w:r w:rsidR="00FF6E58" w:rsidRPr="00FF6E58">
        <w:rPr>
          <w:rFonts w:hint="eastAsia"/>
          <w:color w:val="FF0000"/>
        </w:rPr>
        <w:t>的期</w:t>
      </w:r>
      <w:del w:id="238" w:author="Liu, Jiatong" w:date="2023-09-17T21:04:00Z">
        <w:r w:rsidR="00FF6E58" w:rsidRPr="00FF6E58" w:rsidDel="001E3030">
          <w:rPr>
            <w:rFonts w:hint="eastAsia"/>
            <w:color w:val="FF0000"/>
          </w:rPr>
          <w:delText>望</w:delText>
        </w:r>
      </w:del>
      <w:r w:rsidRPr="00317212">
        <w:t>)，并在必要时提供住宿。</w:t>
      </w:r>
      <w:r w:rsidR="00FF6E58" w:rsidRPr="00FF6E58">
        <w:rPr>
          <w:rFonts w:hint="eastAsia"/>
          <w:color w:val="FF0000"/>
        </w:rPr>
        <w:t>布鲁克最</w:t>
      </w:r>
      <w:commentRangeStart w:id="239"/>
      <w:r w:rsidR="00FF6E58" w:rsidRPr="00FF6E58">
        <w:rPr>
          <w:rFonts w:hint="eastAsia"/>
          <w:color w:val="FF0000"/>
        </w:rPr>
        <w:t>著名</w:t>
      </w:r>
      <w:commentRangeEnd w:id="239"/>
      <w:r w:rsidR="00542ACD">
        <w:rPr>
          <w:rStyle w:val="ad"/>
        </w:rPr>
        <w:commentReference w:id="239"/>
      </w:r>
      <w:r w:rsidR="00FF6E58" w:rsidRPr="00FF6E58">
        <w:rPr>
          <w:rFonts w:hint="eastAsia"/>
          <w:color w:val="FF0000"/>
        </w:rPr>
        <w:t>的</w:t>
      </w:r>
      <w:r w:rsidR="00FF6E58">
        <w:rPr>
          <w:rFonts w:hint="eastAsia"/>
          <w:color w:val="FF0000"/>
        </w:rPr>
        <w:t>一点</w:t>
      </w:r>
      <w:r w:rsidR="00FF6E58" w:rsidRPr="00FF6E58">
        <w:rPr>
          <w:rFonts w:hint="eastAsia"/>
          <w:color w:val="FF0000"/>
        </w:rPr>
        <w:t>可能是</w:t>
      </w:r>
      <w:ins w:id="240" w:author="Liu, Jiatong" w:date="2023-09-17T21:05:00Z">
        <w:r w:rsidR="001E3030">
          <w:rPr>
            <w:rFonts w:hint="eastAsia"/>
            <w:color w:val="FF0000"/>
          </w:rPr>
          <w:t>其一些</w:t>
        </w:r>
      </w:ins>
      <w:ins w:id="241" w:author="Liu, Jiatong" w:date="2023-09-17T21:06:00Z">
        <w:r w:rsidR="001E3030">
          <w:rPr>
            <w:rFonts w:hint="eastAsia"/>
            <w:color w:val="FF0000"/>
          </w:rPr>
          <w:t>一掷千金的</w:t>
        </w:r>
      </w:ins>
      <w:ins w:id="242" w:author="Liu, Jiatong" w:date="2023-09-17T21:05:00Z">
        <w:r w:rsidR="001E3030">
          <w:rPr>
            <w:rFonts w:hint="eastAsia"/>
            <w:color w:val="FF0000"/>
          </w:rPr>
          <w:t>赌博，</w:t>
        </w:r>
      </w:ins>
      <w:del w:id="243" w:author="Liu, Jiatong" w:date="2023-09-17T21:05:00Z">
        <w:r w:rsidR="00FF6E58" w:rsidRPr="00FF6E58" w:rsidDel="001E3030">
          <w:rPr>
            <w:rFonts w:hint="eastAsia"/>
            <w:color w:val="FF0000"/>
          </w:rPr>
          <w:delText>高风险的赌博行为，</w:delText>
        </w:r>
      </w:del>
      <w:r w:rsidR="00FF6E58" w:rsidRPr="00FF6E58">
        <w:rPr>
          <w:rFonts w:hint="eastAsia"/>
          <w:color w:val="FF0000"/>
        </w:rPr>
        <w:t>通常是</w:t>
      </w:r>
      <w:r w:rsidR="00FF6E58">
        <w:rPr>
          <w:rFonts w:hint="eastAsia"/>
          <w:color w:val="FF0000"/>
        </w:rPr>
        <w:t>牌局</w:t>
      </w:r>
      <w:r w:rsidR="00FF6E58" w:rsidRPr="00FF6E58">
        <w:rPr>
          <w:rFonts w:hint="eastAsia"/>
          <w:color w:val="FF0000"/>
        </w:rPr>
        <w:t>。</w:t>
      </w:r>
    </w:p>
    <w:p w14:paraId="1EF72446" w14:textId="38A9C92C" w:rsidR="00FF6E58" w:rsidRDefault="00FF6E58" w:rsidP="00542ACD">
      <w:pPr>
        <w:pStyle w:val="a3"/>
      </w:pPr>
      <w:r w:rsidRPr="00FF6E58">
        <w:rPr>
          <w:rFonts w:hint="eastAsia"/>
        </w:rPr>
        <w:t>卡尔顿俱乐部</w:t>
      </w:r>
      <w:r w:rsidRPr="00FF6E58">
        <w:t>Carlton Club</w:t>
      </w:r>
      <w:r>
        <w:rPr>
          <w:rFonts w:hint="eastAsia"/>
        </w:rPr>
        <w:t>（</w:t>
      </w:r>
      <w:r w:rsidRPr="00FF6E58">
        <w:rPr>
          <w:rFonts w:hint="eastAsia"/>
        </w:rPr>
        <w:t>帕尔摩街</w:t>
      </w:r>
      <w:r>
        <w:rPr>
          <w:rFonts w:hint="eastAsia"/>
        </w:rPr>
        <w:t>94号）</w:t>
      </w:r>
    </w:p>
    <w:p w14:paraId="2DCC4ECB" w14:textId="133AFC05" w:rsidR="00FF6E58" w:rsidRPr="00FF6E58" w:rsidRDefault="00FF6E58" w:rsidP="00B232B9">
      <w:pPr>
        <w:ind w:firstLineChars="200" w:firstLine="420"/>
      </w:pPr>
      <w:commentRangeStart w:id="244"/>
      <w:r>
        <w:rPr>
          <w:rFonts w:hint="eastAsia"/>
        </w:rPr>
        <w:t>该俱乐由</w:t>
      </w:r>
      <w:ins w:id="245" w:author="Liu, Jiatong" w:date="2023-09-17T20:51:00Z">
        <w:r w:rsidR="00F8781B">
          <w:rPr>
            <w:rFonts w:hint="eastAsia"/>
          </w:rPr>
          <w:t>托利党</w:t>
        </w:r>
      </w:ins>
      <w:del w:id="246" w:author="Liu, Jiatong" w:date="2023-09-17T20:49:00Z">
        <w:r w:rsidR="00B232B9" w:rsidRPr="00B232B9" w:rsidDel="00F8781B">
          <w:rPr>
            <w:rFonts w:hint="eastAsia"/>
          </w:rPr>
          <w:delText>托利党</w:delText>
        </w:r>
      </w:del>
      <w:r>
        <w:rPr>
          <w:rFonts w:hint="eastAsia"/>
        </w:rPr>
        <w:t>党员</w:t>
      </w:r>
      <w:commentRangeEnd w:id="244"/>
      <w:r w:rsidR="00F8781B">
        <w:rPr>
          <w:rStyle w:val="ad"/>
        </w:rPr>
        <w:commentReference w:id="244"/>
      </w:r>
      <w:r>
        <w:rPr>
          <w:rFonts w:hint="eastAsia"/>
        </w:rPr>
        <w:t>、下议院议员和绅士们于1832年创立，作为</w:t>
      </w:r>
      <w:r w:rsidR="00B232B9" w:rsidRPr="00B232B9">
        <w:rPr>
          <w:rFonts w:hint="eastAsia"/>
        </w:rPr>
        <w:t>他们在</w:t>
      </w:r>
      <w:ins w:id="247" w:author="Liu, Jiatong" w:date="2023-09-17T21:27:00Z">
        <w:r w:rsidR="00FE2684">
          <w:rPr>
            <w:rFonts w:hint="eastAsia"/>
          </w:rPr>
          <w:t>1</w:t>
        </w:r>
        <w:r w:rsidR="00FE2684">
          <w:t>832</w:t>
        </w:r>
        <w:r w:rsidR="00FE2684">
          <w:rPr>
            <w:rFonts w:hint="eastAsia"/>
          </w:rPr>
          <w:t>年</w:t>
        </w:r>
      </w:ins>
      <w:del w:id="248" w:author="Liu, Jiatong" w:date="2023-09-17T20:52:00Z">
        <w:r w:rsidR="00B232B9" w:rsidRPr="00B232B9" w:rsidDel="00F8781B">
          <w:rPr>
            <w:rFonts w:hint="eastAsia"/>
          </w:rPr>
          <w:delText>第一次</w:delText>
        </w:r>
      </w:del>
      <w:r w:rsidR="00B232B9">
        <w:rPr>
          <w:rFonts w:hint="eastAsia"/>
        </w:rPr>
        <w:t>《</w:t>
      </w:r>
      <w:ins w:id="249" w:author="Liu, Jiatong" w:date="2023-09-17T21:27:00Z">
        <w:r w:rsidR="00FE2684">
          <w:rPr>
            <w:rFonts w:hint="eastAsia"/>
          </w:rPr>
          <w:t>改</w:t>
        </w:r>
      </w:ins>
      <w:del w:id="250" w:author="Liu, Jiatong" w:date="2023-09-17T21:27:00Z">
        <w:r w:rsidR="00B232B9" w:rsidRPr="00B232B9" w:rsidDel="00FE2684">
          <w:rPr>
            <w:rFonts w:hint="eastAsia"/>
          </w:rPr>
          <w:lastRenderedPageBreak/>
          <w:delText>改</w:delText>
        </w:r>
      </w:del>
      <w:r w:rsidR="00B232B9" w:rsidRPr="00B232B9">
        <w:rPr>
          <w:rFonts w:hint="eastAsia"/>
        </w:rPr>
        <w:t>革法案</w:t>
      </w:r>
      <w:r w:rsidR="00B232B9">
        <w:rPr>
          <w:rFonts w:hint="eastAsia"/>
        </w:rPr>
        <w:t>》的</w:t>
      </w:r>
      <w:ins w:id="251" w:author="Liu, Jiatong" w:date="2023-09-17T21:26:00Z">
        <w:r w:rsidR="00542ACD">
          <w:rPr>
            <w:rFonts w:hint="eastAsia"/>
          </w:rPr>
          <w:t>推行中</w:t>
        </w:r>
      </w:ins>
      <w:del w:id="252" w:author="Liu, Jiatong" w:date="2023-09-17T21:26:00Z">
        <w:r w:rsidR="00B232B9" w:rsidDel="00542ACD">
          <w:rPr>
            <w:rFonts w:hint="eastAsia"/>
          </w:rPr>
          <w:delText>修订中</w:delText>
        </w:r>
      </w:del>
      <w:r w:rsidR="00B232B9" w:rsidRPr="00B232B9">
        <w:rPr>
          <w:rFonts w:hint="eastAsia"/>
        </w:rPr>
        <w:t>失败后协调政党活动的地方。</w:t>
      </w:r>
      <w:r w:rsidR="00B232B9">
        <w:rPr>
          <w:rFonts w:hint="eastAsia"/>
        </w:rPr>
        <w:t>它后来在</w:t>
      </w:r>
      <w:r w:rsidR="00B232B9" w:rsidRPr="00B232B9">
        <w:rPr>
          <w:rFonts w:hint="eastAsia"/>
        </w:rPr>
        <w:t>托利党</w:t>
      </w:r>
      <w:r w:rsidR="00B232B9">
        <w:rPr>
          <w:rFonts w:hint="eastAsia"/>
        </w:rPr>
        <w:t>转变成</w:t>
      </w:r>
      <w:ins w:id="253" w:author="Liu, Jiatong" w:date="2023-09-17T21:00:00Z">
        <w:r w:rsidR="001E3030">
          <w:rPr>
            <w:rFonts w:hint="eastAsia"/>
          </w:rPr>
          <w:t>现如今的</w:t>
        </w:r>
      </w:ins>
      <w:del w:id="254" w:author="Liu, Jiatong" w:date="2023-09-17T21:00:00Z">
        <w:r w:rsidR="00B232B9" w:rsidDel="001E3030">
          <w:rPr>
            <w:rFonts w:hint="eastAsia"/>
          </w:rPr>
          <w:delText>现代化</w:delText>
        </w:r>
        <w:r w:rsidR="00B232B9" w:rsidRPr="00B232B9" w:rsidDel="001E3030">
          <w:rPr>
            <w:rFonts w:hint="eastAsia"/>
          </w:rPr>
          <w:delText>的</w:delText>
        </w:r>
      </w:del>
      <w:r w:rsidR="00B232B9" w:rsidRPr="00B232B9">
        <w:rPr>
          <w:rFonts w:hint="eastAsia"/>
        </w:rPr>
        <w:t>保守党中扮演了重要角色。</w:t>
      </w:r>
    </w:p>
    <w:p w14:paraId="2ADDB898" w14:textId="78D436E5" w:rsidR="00FF6E58" w:rsidRDefault="00B232B9" w:rsidP="00FF6E58">
      <w:pPr>
        <w:ind w:firstLineChars="200" w:firstLine="420"/>
      </w:pPr>
      <w:r w:rsidRPr="00B232B9">
        <w:rPr>
          <w:rFonts w:hint="eastAsia"/>
        </w:rPr>
        <w:t>该俱乐部有一个图书馆、餐厅和</w:t>
      </w:r>
      <w:r>
        <w:rPr>
          <w:rFonts w:hint="eastAsia"/>
        </w:rPr>
        <w:t>供</w:t>
      </w:r>
      <w:del w:id="255" w:author="Liu, Jiatong" w:date="2023-09-17T20:53:00Z">
        <w:r w:rsidRPr="00B232B9" w:rsidDel="00F8781B">
          <w:rPr>
            <w:rFonts w:hint="eastAsia"/>
          </w:rPr>
          <w:delText>陌生人的餐厅，供</w:delText>
        </w:r>
      </w:del>
      <w:r w:rsidRPr="00B232B9">
        <w:rPr>
          <w:rFonts w:hint="eastAsia"/>
        </w:rPr>
        <w:t>会员与朋友</w:t>
      </w:r>
      <w:ins w:id="256" w:author="Liu, Jiatong" w:date="2023-09-17T20:53:00Z">
        <w:r w:rsidR="00F8781B">
          <w:rPr>
            <w:rFonts w:hint="eastAsia"/>
          </w:rPr>
          <w:t>、</w:t>
        </w:r>
      </w:ins>
      <w:del w:id="257" w:author="Liu, Jiatong" w:date="2023-09-17T20:53:00Z">
        <w:r w:rsidRPr="00B232B9" w:rsidDel="00F8781B">
          <w:rPr>
            <w:rFonts w:hint="eastAsia"/>
          </w:rPr>
          <w:delText>和</w:delText>
        </w:r>
      </w:del>
      <w:r w:rsidRPr="00B232B9">
        <w:rPr>
          <w:rFonts w:hint="eastAsia"/>
        </w:rPr>
        <w:t>同事用餐</w:t>
      </w:r>
      <w:ins w:id="258" w:author="Liu, Jiatong" w:date="2023-09-17T20:53:00Z">
        <w:r w:rsidR="00F8781B">
          <w:rPr>
            <w:rFonts w:hint="eastAsia"/>
          </w:rPr>
          <w:t>的公共餐厅</w:t>
        </w:r>
      </w:ins>
      <w:r w:rsidRPr="00B232B9">
        <w:rPr>
          <w:rFonts w:hint="eastAsia"/>
        </w:rPr>
        <w:t>。</w:t>
      </w:r>
      <w:r>
        <w:rPr>
          <w:rFonts w:hint="eastAsia"/>
        </w:rPr>
        <w:t>图书馆</w:t>
      </w:r>
      <w:ins w:id="259" w:author="Liu, Jiatong" w:date="2023-09-17T20:55:00Z">
        <w:r w:rsidR="00F8781B">
          <w:rPr>
            <w:rFonts w:hint="eastAsia"/>
          </w:rPr>
          <w:t>主要涵盖</w:t>
        </w:r>
      </w:ins>
      <w:del w:id="260" w:author="Liu, Jiatong" w:date="2023-09-17T20:55:00Z">
        <w:r w:rsidDel="00F8781B">
          <w:rPr>
            <w:rFonts w:hint="eastAsia"/>
          </w:rPr>
          <w:delText>专注于</w:delText>
        </w:r>
      </w:del>
      <w:r>
        <w:rPr>
          <w:rFonts w:hint="eastAsia"/>
        </w:rPr>
        <w:t>政治、经济</w:t>
      </w:r>
      <w:ins w:id="261" w:author="Liu, Jiatong" w:date="2023-09-17T20:55:00Z">
        <w:r w:rsidR="00F8781B">
          <w:rPr>
            <w:rFonts w:hint="eastAsia"/>
          </w:rPr>
          <w:t>与</w:t>
        </w:r>
      </w:ins>
      <w:del w:id="262" w:author="Liu, Jiatong" w:date="2023-09-17T20:55:00Z">
        <w:r w:rsidDel="00F8781B">
          <w:rPr>
            <w:rFonts w:hint="eastAsia"/>
          </w:rPr>
          <w:delText>理论的</w:delText>
        </w:r>
      </w:del>
      <w:r>
        <w:rPr>
          <w:rFonts w:hint="eastAsia"/>
        </w:rPr>
        <w:t>历史</w:t>
      </w:r>
      <w:del w:id="263" w:author="Liu, Jiatong" w:date="2023-09-17T20:55:00Z">
        <w:r w:rsidDel="00F8781B">
          <w:rPr>
            <w:rFonts w:hint="eastAsia"/>
          </w:rPr>
          <w:delText>方面</w:delText>
        </w:r>
      </w:del>
      <w:r>
        <w:rPr>
          <w:rFonts w:hint="eastAsia"/>
        </w:rPr>
        <w:t>，也包含</w:t>
      </w:r>
      <w:commentRangeStart w:id="264"/>
      <w:ins w:id="265" w:author="Liu, Jiatong" w:date="2023-09-17T20:59:00Z">
        <w:r w:rsidR="001E3030">
          <w:rPr>
            <w:rFonts w:hint="eastAsia"/>
          </w:rPr>
          <w:t>以其成员的政治主张</w:t>
        </w:r>
      </w:ins>
      <w:ins w:id="266" w:author="Liu, Jiatong" w:date="2023-09-17T20:58:00Z">
        <w:r w:rsidR="001E3030">
          <w:rPr>
            <w:rFonts w:hint="eastAsia"/>
          </w:rPr>
          <w:t>会感兴趣的</w:t>
        </w:r>
      </w:ins>
      <w:ins w:id="267" w:author="Liu, Jiatong" w:date="2023-09-17T20:59:00Z">
        <w:r w:rsidR="001E3030">
          <w:rPr>
            <w:rFonts w:hint="eastAsia"/>
          </w:rPr>
          <w:t>相关话题著作。</w:t>
        </w:r>
      </w:ins>
      <w:commentRangeEnd w:id="264"/>
      <w:ins w:id="268" w:author="Liu, Jiatong" w:date="2023-09-17T21:34:00Z">
        <w:r w:rsidR="00FE2684">
          <w:rPr>
            <w:rStyle w:val="ad"/>
          </w:rPr>
          <w:commentReference w:id="264"/>
        </w:r>
      </w:ins>
      <w:del w:id="269" w:author="Liu, Jiatong" w:date="2023-09-17T20:56:00Z">
        <w:r w:rsidDel="00F8781B">
          <w:rPr>
            <w:rFonts w:hint="eastAsia"/>
          </w:rPr>
          <w:delText>通常的</w:delText>
        </w:r>
      </w:del>
      <w:del w:id="270" w:author="Liu, Jiatong" w:date="2023-09-17T20:57:00Z">
        <w:r w:rsidDel="001E3030">
          <w:rPr>
            <w:rFonts w:hint="eastAsia"/>
          </w:rPr>
          <w:delText>文学和其他俱乐部会员可能感兴趣的主题</w:delText>
        </w:r>
      </w:del>
    </w:p>
    <w:p w14:paraId="5F9ADFBA" w14:textId="4C6E34BA" w:rsidR="00FF6E58" w:rsidRPr="00B232B9" w:rsidRDefault="00B232B9" w:rsidP="00FF6E58">
      <w:pPr>
        <w:ind w:firstLineChars="200" w:firstLine="420"/>
      </w:pPr>
      <w:r w:rsidRPr="00B232B9">
        <w:rPr>
          <w:rFonts w:hint="eastAsia"/>
        </w:rPr>
        <w:t>作为一个</w:t>
      </w:r>
      <w:r>
        <w:rPr>
          <w:rFonts w:hint="eastAsia"/>
        </w:rPr>
        <w:t>典型的</w:t>
      </w:r>
      <w:r w:rsidRPr="00B232B9">
        <w:rPr>
          <w:rFonts w:hint="eastAsia"/>
        </w:rPr>
        <w:t>政治俱乐部，卡尔顿多年来一直是保守党的总部，其成员</w:t>
      </w:r>
      <w:r>
        <w:rPr>
          <w:rFonts w:hint="eastAsia"/>
        </w:rPr>
        <w:t>也都</w:t>
      </w:r>
      <w:ins w:id="271" w:author="Liu, Jiatong" w:date="2023-09-17T21:15:00Z">
        <w:r w:rsidR="00F8401C">
          <w:rPr>
            <w:rFonts w:hint="eastAsia"/>
          </w:rPr>
          <w:t>保守党成员或利益相关。</w:t>
        </w:r>
      </w:ins>
      <w:del w:id="272" w:author="Liu, Jiatong" w:date="2023-09-17T21:15:00Z">
        <w:r w:rsidDel="00F8401C">
          <w:rPr>
            <w:rFonts w:hint="eastAsia"/>
          </w:rPr>
          <w:delText>是同意保守派观点的人</w:delText>
        </w:r>
        <w:r w:rsidRPr="00B232B9" w:rsidDel="00F8401C">
          <w:rPr>
            <w:rFonts w:hint="eastAsia"/>
          </w:rPr>
          <w:delText>。</w:delText>
        </w:r>
      </w:del>
      <w:r w:rsidRPr="00B232B9">
        <w:t>1922年10月19日，俱乐部成为“卡尔顿政变”的</w:t>
      </w:r>
      <w:r>
        <w:rPr>
          <w:rFonts w:hint="eastAsia"/>
        </w:rPr>
        <w:t>发生地，在这个地方，</w:t>
      </w:r>
      <w:r w:rsidRPr="00B232B9">
        <w:rPr>
          <w:rFonts w:hint="eastAsia"/>
        </w:rPr>
        <w:t>斯坦利·鲍德温</w:t>
      </w:r>
      <w:r w:rsidRPr="00B232B9">
        <w:t>(Stanley Baldwin)</w:t>
      </w:r>
      <w:r w:rsidR="00FF5F65">
        <w:rPr>
          <w:rFonts w:hint="eastAsia"/>
        </w:rPr>
        <w:t>掌握</w:t>
      </w:r>
      <w:r w:rsidRPr="00B232B9">
        <w:t>了保守党</w:t>
      </w:r>
      <w:r>
        <w:rPr>
          <w:rFonts w:hint="eastAsia"/>
        </w:rPr>
        <w:t>，</w:t>
      </w:r>
      <w:r w:rsidR="00FF5F65">
        <w:rPr>
          <w:rFonts w:hint="eastAsia"/>
        </w:rPr>
        <w:t>使保守党退出联合政府，</w:t>
      </w:r>
      <w:commentRangeStart w:id="273"/>
      <w:ins w:id="274" w:author="Liu, Jiatong" w:date="2023-09-17T21:22:00Z">
        <w:r w:rsidR="00542ACD">
          <w:rPr>
            <w:rFonts w:hint="eastAsia"/>
          </w:rPr>
          <w:t>造成了联合政府垮台后的第二次选举。</w:t>
        </w:r>
      </w:ins>
      <w:del w:id="275" w:author="Liu, Jiatong" w:date="2023-09-17T21:22:00Z">
        <w:r w:rsidR="00FF5F65" w:rsidDel="00542ACD">
          <w:rPr>
            <w:rFonts w:hint="eastAsia"/>
          </w:rPr>
          <w:delText>从而引发了一次选举。</w:delText>
        </w:r>
      </w:del>
      <w:commentRangeEnd w:id="273"/>
      <w:r w:rsidR="00542ACD">
        <w:rPr>
          <w:rStyle w:val="ad"/>
        </w:rPr>
        <w:commentReference w:id="273"/>
      </w:r>
    </w:p>
    <w:p w14:paraId="373AD3AB" w14:textId="289B743C" w:rsidR="00FF6E58" w:rsidRDefault="00FF5F65" w:rsidP="00542ACD">
      <w:pPr>
        <w:pStyle w:val="a3"/>
      </w:pPr>
      <w:r w:rsidRPr="00FF5F65">
        <w:rPr>
          <w:rFonts w:hint="eastAsia"/>
        </w:rPr>
        <w:t>革新俱乐部</w:t>
      </w:r>
      <w:r w:rsidR="00FF6E58">
        <w:t>Reform Club (</w:t>
      </w:r>
      <w:r w:rsidRPr="00FF5F65">
        <w:rPr>
          <w:rFonts w:hint="eastAsia"/>
        </w:rPr>
        <w:t>帕尔摩街</w:t>
      </w:r>
      <w:r>
        <w:rPr>
          <w:rFonts w:hint="eastAsia"/>
        </w:rPr>
        <w:t>104~105</w:t>
      </w:r>
      <w:r w:rsidRPr="00FF5F65">
        <w:t>号</w:t>
      </w:r>
      <w:r w:rsidR="00FF6E58">
        <w:t>)</w:t>
      </w:r>
    </w:p>
    <w:p w14:paraId="24A6B6EF" w14:textId="63F162DE" w:rsidR="00FF6E58" w:rsidRDefault="00FF5F65" w:rsidP="00FF5F65">
      <w:pPr>
        <w:ind w:firstLineChars="200" w:firstLine="420"/>
      </w:pPr>
      <w:r>
        <w:rPr>
          <w:rFonts w:hint="eastAsia"/>
        </w:rPr>
        <w:t>于19世纪由自由派政治精英创立，该俱乐部为自由派人士而设立，其成员都是1832年</w:t>
      </w:r>
      <w:del w:id="276" w:author="Liu, Jiatong" w:date="2023-09-17T21:26:00Z">
        <w:r w:rsidDel="00FE2684">
          <w:rPr>
            <w:rFonts w:hint="eastAsia"/>
          </w:rPr>
          <w:delText>《</w:delText>
        </w:r>
      </w:del>
      <w:r>
        <w:rPr>
          <w:rFonts w:hint="eastAsia"/>
        </w:rPr>
        <w:t>改革法案》的支持者。</w:t>
      </w:r>
      <w:r w:rsidRPr="00FF5F65">
        <w:rPr>
          <w:rFonts w:hint="eastAsia"/>
        </w:rPr>
        <w:t>虽然</w:t>
      </w:r>
      <w:r>
        <w:rPr>
          <w:rFonts w:hint="eastAsia"/>
        </w:rPr>
        <w:t>该</w:t>
      </w:r>
      <w:r w:rsidRPr="00FF5F65">
        <w:rPr>
          <w:rFonts w:hint="eastAsia"/>
        </w:rPr>
        <w:t>俱乐部</w:t>
      </w:r>
      <w:r>
        <w:rPr>
          <w:rFonts w:hint="eastAsia"/>
        </w:rPr>
        <w:t>的</w:t>
      </w:r>
      <w:r w:rsidRPr="00FF5F65">
        <w:rPr>
          <w:rFonts w:hint="eastAsia"/>
        </w:rPr>
        <w:t>成员通常被认为是良好社会的中坚力量，但</w:t>
      </w:r>
      <w:r>
        <w:rPr>
          <w:rFonts w:hint="eastAsia"/>
        </w:rPr>
        <w:t>他们不乏一些</w:t>
      </w:r>
      <w:r w:rsidRPr="00FF5F65">
        <w:rPr>
          <w:rFonts w:hint="eastAsia"/>
        </w:rPr>
        <w:t>怪癖，因此儒勒·凡尔纳</w:t>
      </w:r>
      <w:r w:rsidRPr="00FF5F65">
        <w:t>(Jules Verne)就把</w:t>
      </w:r>
      <w:r>
        <w:rPr>
          <w:rFonts w:hint="eastAsia"/>
        </w:rPr>
        <w:t>这里作为</w:t>
      </w:r>
      <w:r w:rsidRPr="00FF5F65">
        <w:rPr>
          <w:rFonts w:hint="eastAsia"/>
        </w:rPr>
        <w:t>斐利亚·福克</w:t>
      </w:r>
      <w:r w:rsidRPr="00FF5F65">
        <w:t>(Phileas Fogg)</w:t>
      </w:r>
      <w:r>
        <w:rPr>
          <w:rFonts w:hint="eastAsia"/>
        </w:rPr>
        <w:t>打赌</w:t>
      </w:r>
      <w:ins w:id="277" w:author="Liu, Jiatong" w:date="2023-09-17T21:28:00Z">
        <w:r w:rsidR="00FE2684">
          <w:rPr>
            <w:rFonts w:hint="eastAsia"/>
          </w:rPr>
          <w:t>“</w:t>
        </w:r>
      </w:ins>
      <w:r w:rsidR="00B35D80">
        <w:rPr>
          <w:rFonts w:hint="eastAsia"/>
        </w:rPr>
        <w:t>在80</w:t>
      </w:r>
      <w:r w:rsidR="00B35D80" w:rsidRPr="00B35D80">
        <w:rPr>
          <w:rFonts w:hint="eastAsia"/>
        </w:rPr>
        <w:t>天内环游世界</w:t>
      </w:r>
      <w:ins w:id="278" w:author="Liu, Jiatong" w:date="2023-09-17T21:28:00Z">
        <w:r w:rsidR="00FE2684">
          <w:rPr>
            <w:rFonts w:hint="eastAsia"/>
          </w:rPr>
          <w:t>”</w:t>
        </w:r>
      </w:ins>
      <w:r w:rsidR="00B35D80" w:rsidRPr="00B35D80">
        <w:rPr>
          <w:rFonts w:hint="eastAsia"/>
        </w:rPr>
        <w:t>的地方。</w:t>
      </w:r>
    </w:p>
    <w:p w14:paraId="55998A91" w14:textId="05561957" w:rsidR="00B35D80" w:rsidRDefault="00B35D80" w:rsidP="00FF5F65">
      <w:pPr>
        <w:ind w:firstLineChars="200" w:firstLine="420"/>
      </w:pPr>
      <w:r w:rsidRPr="00B35D80">
        <w:rPr>
          <w:rFonts w:hint="eastAsia"/>
        </w:rPr>
        <w:t>它被认为是最自由的绅士俱乐部之一</w:t>
      </w:r>
      <w:r>
        <w:rPr>
          <w:rFonts w:hint="eastAsia"/>
        </w:rPr>
        <w:t>，但</w:t>
      </w:r>
      <w:ins w:id="279" w:author="Liu, Jiatong" w:date="2023-09-17T21:29:00Z">
        <w:r w:rsidR="00FE2684">
          <w:rPr>
            <w:rFonts w:hint="eastAsia"/>
          </w:rPr>
          <w:t>这不意味着没有标准</w:t>
        </w:r>
      </w:ins>
      <w:del w:id="280" w:author="Liu, Jiatong" w:date="2023-09-17T21:29:00Z">
        <w:r w:rsidDel="00FE2684">
          <w:rPr>
            <w:rFonts w:hint="eastAsia"/>
          </w:rPr>
          <w:delText>不要以为这会让标准下降</w:delText>
        </w:r>
      </w:del>
      <w:r>
        <w:rPr>
          <w:rFonts w:hint="eastAsia"/>
        </w:rPr>
        <w:t>——</w:t>
      </w:r>
      <w:ins w:id="281" w:author="Liu, Jiatong" w:date="2023-09-17T21:30:00Z">
        <w:r w:rsidR="00FE2684">
          <w:rPr>
            <w:rFonts w:hint="eastAsia"/>
          </w:rPr>
          <w:t>年轻小伙们</w:t>
        </w:r>
      </w:ins>
      <w:del w:id="282" w:author="Liu, Jiatong" w:date="2023-09-17T21:29:00Z">
        <w:r w:rsidDel="00FE2684">
          <w:rPr>
            <w:rFonts w:hint="eastAsia"/>
          </w:rPr>
          <w:delText>一个人</w:delText>
        </w:r>
      </w:del>
      <w:r>
        <w:rPr>
          <w:rFonts w:hint="eastAsia"/>
        </w:rPr>
        <w:t>仍需要穿着得体才能进入。</w:t>
      </w:r>
      <w:ins w:id="283" w:author="Liu, Jiatong" w:date="2023-09-17T21:31:00Z">
        <w:r w:rsidR="00FE2684">
          <w:rPr>
            <w:rFonts w:hint="eastAsia"/>
          </w:rPr>
          <w:t>俱乐部</w:t>
        </w:r>
      </w:ins>
      <w:del w:id="284" w:author="Liu, Jiatong" w:date="2023-09-17T21:31:00Z">
        <w:r w:rsidDel="00FE2684">
          <w:rPr>
            <w:rFonts w:hint="eastAsia"/>
          </w:rPr>
          <w:delText>这里</w:delText>
        </w:r>
      </w:del>
      <w:ins w:id="285" w:author="Liu, Jiatong" w:date="2023-09-17T21:31:00Z">
        <w:r w:rsidR="00FE2684">
          <w:rPr>
            <w:rFonts w:hint="eastAsia"/>
          </w:rPr>
          <w:t>提供</w:t>
        </w:r>
      </w:ins>
      <w:del w:id="286" w:author="Liu, Jiatong" w:date="2023-09-17T21:31:00Z">
        <w:r w:rsidDel="00FE2684">
          <w:rPr>
            <w:rFonts w:hint="eastAsia"/>
          </w:rPr>
          <w:delText>的</w:delText>
        </w:r>
      </w:del>
      <w:r>
        <w:rPr>
          <w:rFonts w:hint="eastAsia"/>
        </w:rPr>
        <w:t>台球室、棋牌室、餐厅、酒吧和给会员住宿的房间。</w:t>
      </w:r>
    </w:p>
    <w:p w14:paraId="5798FCAE" w14:textId="42C3979A" w:rsidR="00B35D80" w:rsidRPr="00FF5F65" w:rsidRDefault="00B35D80" w:rsidP="00FF5F65">
      <w:pPr>
        <w:ind w:firstLineChars="200" w:firstLine="420"/>
      </w:pPr>
      <w:r w:rsidRPr="00B35D80">
        <w:rPr>
          <w:rFonts w:hint="eastAsia"/>
        </w:rPr>
        <w:t>俱乐部图书馆藏书</w:t>
      </w:r>
      <w:r w:rsidRPr="00B35D80">
        <w:t>75000余册，主要关注英国</w:t>
      </w:r>
      <w:ins w:id="287" w:author="Liu, Jiatong" w:date="2023-09-17T21:33:00Z">
        <w:r w:rsidR="00FE2684">
          <w:rPr>
            <w:rFonts w:hint="eastAsia"/>
          </w:rPr>
          <w:t>与皇权</w:t>
        </w:r>
      </w:ins>
      <w:del w:id="288" w:author="Liu, Jiatong" w:date="2023-09-17T21:33:00Z">
        <w:r w:rsidDel="00FE2684">
          <w:rPr>
            <w:rFonts w:hint="eastAsia"/>
          </w:rPr>
          <w:delText>的</w:delText>
        </w:r>
      </w:del>
      <w:r w:rsidRPr="00B35D80">
        <w:t>政治、经济、历史和文学。</w:t>
      </w:r>
      <w:r>
        <w:rPr>
          <w:rFonts w:hint="eastAsia"/>
        </w:rPr>
        <w:t>也有一些特别的收藏，涵盖了印度历史，伦敦</w:t>
      </w:r>
      <w:r w:rsidRPr="00B35D80">
        <w:rPr>
          <w:rFonts w:hint="eastAsia"/>
        </w:rPr>
        <w:t>地形，和政治改革。</w:t>
      </w:r>
    </w:p>
    <w:p w14:paraId="67E184D4" w14:textId="0F4790BE" w:rsidR="00FF6E58" w:rsidRDefault="00B35D80" w:rsidP="00542ACD">
      <w:pPr>
        <w:pStyle w:val="a3"/>
      </w:pPr>
      <w:r w:rsidRPr="00B35D80">
        <w:rPr>
          <w:rFonts w:hint="eastAsia"/>
        </w:rPr>
        <w:t>皇家汽车俱乐部</w:t>
      </w:r>
      <w:r>
        <w:t>Royal Automobile Club (</w:t>
      </w:r>
      <w:r w:rsidRPr="00B35D80">
        <w:rPr>
          <w:rFonts w:hint="eastAsia"/>
        </w:rPr>
        <w:t>帕尔摩街</w:t>
      </w:r>
      <w:r>
        <w:rPr>
          <w:rFonts w:hint="eastAsia"/>
        </w:rPr>
        <w:t>89号</w:t>
      </w:r>
      <w:r w:rsidR="00FF6E58">
        <w:t>)</w:t>
      </w:r>
    </w:p>
    <w:p w14:paraId="68321DDC" w14:textId="71DC1F5E" w:rsidR="00FF6E58" w:rsidRDefault="00B35D80" w:rsidP="00B35D80">
      <w:pPr>
        <w:ind w:firstLineChars="200" w:firstLine="420"/>
      </w:pPr>
      <w:r>
        <w:rPr>
          <w:rFonts w:hint="eastAsia"/>
        </w:rPr>
        <w:t>成立于1897年，其主旨是“保护、鼓励和发展汽车”。它是最新的俱乐部之一，但也是最豪华</w:t>
      </w:r>
      <w:r w:rsidRPr="00B35D80">
        <w:rPr>
          <w:rFonts w:hint="eastAsia"/>
        </w:rPr>
        <w:t>的俱乐部之一</w:t>
      </w:r>
      <w:r>
        <w:rPr>
          <w:rFonts w:hint="eastAsia"/>
        </w:rPr>
        <w:t>，在</w:t>
      </w:r>
      <w:r w:rsidRPr="00FF5F65">
        <w:rPr>
          <w:rFonts w:hint="eastAsia"/>
        </w:rPr>
        <w:t>帕尔摩街</w:t>
      </w:r>
      <w:r>
        <w:rPr>
          <w:rFonts w:hint="eastAsia"/>
        </w:rPr>
        <w:t>有一间</w:t>
      </w:r>
      <w:r w:rsidRPr="00B35D80">
        <w:rPr>
          <w:rFonts w:hint="eastAsia"/>
        </w:rPr>
        <w:t>俱乐部会所</w:t>
      </w:r>
      <w:r>
        <w:rPr>
          <w:rFonts w:hint="eastAsia"/>
        </w:rPr>
        <w:t>（伦敦最大的会所）。与传统俱乐部相比，这所俱乐部在</w:t>
      </w:r>
      <w:ins w:id="289" w:author="Liu, Jiatong" w:date="2023-09-17T21:36:00Z">
        <w:r w:rsidR="00FE2684">
          <w:rPr>
            <w:rFonts w:hint="eastAsia"/>
          </w:rPr>
          <w:t>相对更</w:t>
        </w:r>
      </w:ins>
      <w:del w:id="290" w:author="Liu, Jiatong" w:date="2023-09-17T21:36:00Z">
        <w:r w:rsidR="00830637" w:rsidDel="00FE2684">
          <w:rPr>
            <w:rFonts w:hint="eastAsia"/>
          </w:rPr>
          <w:delText>较</w:delText>
        </w:r>
      </w:del>
      <w:r w:rsidR="00830637">
        <w:rPr>
          <w:rFonts w:hint="eastAsia"/>
        </w:rPr>
        <w:t>年轻且热爱运动</w:t>
      </w:r>
      <w:r>
        <w:rPr>
          <w:rFonts w:hint="eastAsia"/>
        </w:rPr>
        <w:t>的</w:t>
      </w:r>
      <w:r w:rsidR="00830637">
        <w:rPr>
          <w:rFonts w:hint="eastAsia"/>
        </w:rPr>
        <w:t>人群中广受欢迎，它提供包括一座大游泳池在内的许多运动设施。</w:t>
      </w:r>
      <w:ins w:id="291" w:author="Liu, Jiatong" w:date="2023-09-17T21:37:00Z">
        <w:r w:rsidR="00BF7A2B">
          <w:rPr>
            <w:rFonts w:hint="eastAsia"/>
          </w:rPr>
          <w:t>虽然</w:t>
        </w:r>
      </w:ins>
      <w:r w:rsidR="00830637">
        <w:rPr>
          <w:rFonts w:hint="eastAsia"/>
        </w:rPr>
        <w:t>这所俱乐部没有降低其着装标准</w:t>
      </w:r>
      <w:ins w:id="292" w:author="Liu, Jiatong" w:date="2023-09-17T21:39:00Z">
        <w:r w:rsidR="00BF7A2B">
          <w:rPr>
            <w:rFonts w:hint="eastAsia"/>
          </w:rPr>
          <w:t>（</w:t>
        </w:r>
        <w:commentRangeStart w:id="293"/>
        <w:r w:rsidR="00BF7A2B">
          <w:rPr>
            <w:rFonts w:hint="eastAsia"/>
          </w:rPr>
          <w:t>绅士是不会放松标准的</w:t>
        </w:r>
      </w:ins>
      <w:del w:id="294" w:author="Liu, Jiatong" w:date="2023-09-17T21:39:00Z">
        <w:r w:rsidR="00830637" w:rsidDel="00BF7A2B">
          <w:rPr>
            <w:rFonts w:hint="eastAsia"/>
          </w:rPr>
          <w:delText>（一个绅士也不会</w:delText>
        </w:r>
      </w:del>
      <w:r w:rsidR="00830637">
        <w:rPr>
          <w:rFonts w:hint="eastAsia"/>
        </w:rPr>
        <w:t>）</w:t>
      </w:r>
      <w:commentRangeEnd w:id="293"/>
      <w:r w:rsidR="00BF7A2B">
        <w:rPr>
          <w:rStyle w:val="ad"/>
        </w:rPr>
        <w:commentReference w:id="293"/>
      </w:r>
      <w:ins w:id="295" w:author="Liu, Jiatong" w:date="2023-09-17T21:37:00Z">
        <w:r w:rsidR="00BF7A2B">
          <w:rPr>
            <w:rFonts w:hint="eastAsia"/>
          </w:rPr>
          <w:t>并</w:t>
        </w:r>
      </w:ins>
      <w:del w:id="296" w:author="Liu, Jiatong" w:date="2023-09-17T21:37:00Z">
        <w:r w:rsidR="00830637" w:rsidDel="00BF7A2B">
          <w:rPr>
            <w:rFonts w:hint="eastAsia"/>
          </w:rPr>
          <w:delText>，</w:delText>
        </w:r>
      </w:del>
      <w:r w:rsidR="00830637">
        <w:rPr>
          <w:rFonts w:hint="eastAsia"/>
        </w:rPr>
        <w:t>在鸡尾酒吧和主餐厅中保持着一套完整的着装规范，但</w:t>
      </w:r>
      <w:del w:id="297" w:author="Liu, Jiatong" w:date="2023-09-17T21:42:00Z">
        <w:r w:rsidR="00830637" w:rsidDel="00BF7A2B">
          <w:rPr>
            <w:rFonts w:hint="eastAsia"/>
          </w:rPr>
          <w:delText>是在</w:delText>
        </w:r>
      </w:del>
      <w:ins w:id="298" w:author="Liu, Jiatong" w:date="2023-09-17T21:39:00Z">
        <w:r w:rsidR="00BF7A2B">
          <w:rPr>
            <w:rFonts w:hint="eastAsia"/>
          </w:rPr>
          <w:t>其他</w:t>
        </w:r>
      </w:ins>
      <w:del w:id="299" w:author="Liu, Jiatong" w:date="2023-09-17T21:39:00Z">
        <w:r w:rsidR="00830637" w:rsidDel="00BF7A2B">
          <w:rPr>
            <w:rFonts w:hint="eastAsia"/>
          </w:rPr>
          <w:delText>其</w:delText>
        </w:r>
      </w:del>
      <w:del w:id="300" w:author="Liu, Jiatong" w:date="2023-09-17T21:37:00Z">
        <w:r w:rsidR="00830637" w:rsidDel="00BF7A2B">
          <w:rPr>
            <w:rFonts w:hint="eastAsia"/>
          </w:rPr>
          <w:delText>普通</w:delText>
        </w:r>
      </w:del>
      <w:r w:rsidR="00830637">
        <w:rPr>
          <w:rFonts w:hint="eastAsia"/>
        </w:rPr>
        <w:t>酒吧中着装规范确实比较宽松。</w:t>
      </w:r>
    </w:p>
    <w:p w14:paraId="71216E13" w14:textId="31B84B9D" w:rsidR="00830637" w:rsidRDefault="00830637" w:rsidP="00B35D80">
      <w:pPr>
        <w:ind w:firstLineChars="200" w:firstLine="420"/>
      </w:pPr>
      <w:r>
        <w:rPr>
          <w:rFonts w:hint="eastAsia"/>
        </w:rPr>
        <w:t>其存在的目的是</w:t>
      </w:r>
      <w:r w:rsidR="004A71A4">
        <w:rPr>
          <w:rFonts w:hint="eastAsia"/>
        </w:rPr>
        <w:t>推广和支持汽车以及一切与汽车有关的产品。在1920年代，这间俱乐部支持赛车运动（RAC创立了著名的</w:t>
      </w:r>
      <w:commentRangeStart w:id="301"/>
      <w:r w:rsidR="004A71A4">
        <w:rPr>
          <w:rFonts w:hint="eastAsia"/>
        </w:rPr>
        <w:t>TT赛</w:t>
      </w:r>
      <w:commentRangeEnd w:id="301"/>
      <w:r w:rsidR="004A71A4">
        <w:rPr>
          <w:rStyle w:val="ad"/>
        </w:rPr>
        <w:commentReference w:id="301"/>
      </w:r>
      <w:r w:rsidR="004A71A4">
        <w:rPr>
          <w:rFonts w:hint="eastAsia"/>
        </w:rPr>
        <w:t>），1926年在</w:t>
      </w:r>
      <w:r w:rsidR="004A71A4" w:rsidRPr="004A71A4">
        <w:rPr>
          <w:rFonts w:hint="eastAsia"/>
        </w:rPr>
        <w:t>萨里</w:t>
      </w:r>
      <w:r w:rsidR="004A71A4">
        <w:rPr>
          <w:rFonts w:hint="eastAsia"/>
        </w:rPr>
        <w:t>郡</w:t>
      </w:r>
      <w:r w:rsidR="004A71A4" w:rsidRPr="004A71A4">
        <w:t>Surrey</w:t>
      </w:r>
      <w:r w:rsidR="004A71A4" w:rsidRPr="004A71A4">
        <w:rPr>
          <w:rFonts w:hint="eastAsia"/>
        </w:rPr>
        <w:t>布鲁克兰</w:t>
      </w:r>
      <w:proofErr w:type="spellStart"/>
      <w:r w:rsidR="004A71A4" w:rsidRPr="004A71A4">
        <w:t>Brooklands</w:t>
      </w:r>
      <w:proofErr w:type="spellEnd"/>
      <w:r w:rsidR="004A71A4">
        <w:rPr>
          <w:rFonts w:hint="eastAsia"/>
        </w:rPr>
        <w:t>组织了第一场英国汽车大奖赛</w:t>
      </w:r>
      <w:r w:rsidR="004A71A4">
        <w:t>British Grand Prix motor</w:t>
      </w:r>
      <w:r w:rsidR="004A71A4" w:rsidRPr="004A71A4">
        <w:t xml:space="preserve"> race</w:t>
      </w:r>
    </w:p>
    <w:p w14:paraId="2D300B21" w14:textId="0D5A2B4C" w:rsidR="00FF6E58" w:rsidRDefault="00B42548" w:rsidP="00542ACD">
      <w:pPr>
        <w:pStyle w:val="a3"/>
      </w:pPr>
      <w:r w:rsidRPr="00B42548">
        <w:rPr>
          <w:rFonts w:hint="eastAsia"/>
        </w:rPr>
        <w:t>旅行者俱乐部</w:t>
      </w:r>
      <w:proofErr w:type="spellStart"/>
      <w:r w:rsidR="00527EE2">
        <w:t>Travellers</w:t>
      </w:r>
      <w:proofErr w:type="spellEnd"/>
      <w:r w:rsidR="00527EE2">
        <w:t xml:space="preserve"> Club (</w:t>
      </w:r>
      <w:r w:rsidR="004A71A4" w:rsidRPr="004A71A4">
        <w:rPr>
          <w:rFonts w:hint="eastAsia"/>
        </w:rPr>
        <w:t>帕尔摩街</w:t>
      </w:r>
      <w:r w:rsidR="004A71A4">
        <w:rPr>
          <w:rFonts w:hint="eastAsia"/>
        </w:rPr>
        <w:t>106号</w:t>
      </w:r>
      <w:r w:rsidR="00527EE2">
        <w:t>)</w:t>
      </w:r>
    </w:p>
    <w:p w14:paraId="3ECD00E9" w14:textId="1C62F9F3" w:rsidR="00527EE2" w:rsidRDefault="00B42548" w:rsidP="00945479">
      <w:pPr>
        <w:ind w:firstLineChars="200" w:firstLine="420"/>
      </w:pPr>
      <w:r w:rsidRPr="00B42548">
        <w:rPr>
          <w:rFonts w:hint="eastAsia"/>
        </w:rPr>
        <w:t>旅行者俱乐部成立于</w:t>
      </w:r>
      <w:r w:rsidRPr="00B42548">
        <w:t>1919年</w:t>
      </w:r>
      <w:r>
        <w:rPr>
          <w:rFonts w:hint="eastAsia"/>
        </w:rPr>
        <w:t>，对会员有非常详细的要求：俱乐部章程第六条指出“没有去过</w:t>
      </w:r>
      <w:r w:rsidR="00945479">
        <w:rPr>
          <w:rFonts w:hint="eastAsia"/>
        </w:rPr>
        <w:t>英国国土之外、</w:t>
      </w:r>
      <w:r>
        <w:rPr>
          <w:rFonts w:hint="eastAsia"/>
        </w:rPr>
        <w:t>距离伦敦直线距离500</w:t>
      </w:r>
      <w:r w:rsidR="00945479">
        <w:rPr>
          <w:rFonts w:hint="eastAsia"/>
        </w:rPr>
        <w:t>英里以上的地方的人，不能成为俱乐部的会员。</w:t>
      </w:r>
      <w:r>
        <w:rPr>
          <w:rFonts w:hint="eastAsia"/>
        </w:rPr>
        <w:t>”</w:t>
      </w:r>
      <w:r w:rsidR="00945479">
        <w:rPr>
          <w:rFonts w:hint="eastAsia"/>
        </w:rPr>
        <w:t>该俱乐部的成立是为了给到处旅行的人提供一个交流的场所，在这里他们可以讨论旅行计划、地点、新的考察项目，因此成员中有许多外交官、大使和帝国官员，这奠定了这家俱乐部的基调。对调查员来说，这是一个寻找了解地球黑暗角落的人的理想场所。</w:t>
      </w:r>
    </w:p>
    <w:p w14:paraId="1C1BA32A" w14:textId="0D1EA9F4" w:rsidR="00945479" w:rsidRDefault="00945479" w:rsidP="00945479">
      <w:pPr>
        <w:ind w:firstLineChars="200" w:firstLine="420"/>
      </w:pPr>
      <w:r>
        <w:rPr>
          <w:rFonts w:hint="eastAsia"/>
        </w:rPr>
        <w:t>这里的</w:t>
      </w:r>
      <w:r w:rsidRPr="00945479">
        <w:rPr>
          <w:rFonts w:hint="eastAsia"/>
        </w:rPr>
        <w:t>包括一个吸烟室、鸡尾酒吧、一个著名的餐厅和酒窖，还有一个</w:t>
      </w:r>
      <w:r>
        <w:rPr>
          <w:rFonts w:hint="eastAsia"/>
        </w:rPr>
        <w:t>藏书丰富</w:t>
      </w:r>
      <w:r w:rsidRPr="00945479">
        <w:rPr>
          <w:rFonts w:hint="eastAsia"/>
        </w:rPr>
        <w:t>的图书馆</w:t>
      </w:r>
      <w:r>
        <w:rPr>
          <w:rFonts w:hint="eastAsia"/>
        </w:rPr>
        <w:t>，其中的书籍主要是旅游类、地理类和其他</w:t>
      </w:r>
      <w:r w:rsidRPr="00945479">
        <w:rPr>
          <w:rFonts w:hint="eastAsia"/>
        </w:rPr>
        <w:t>现代旅行者感兴趣的</w:t>
      </w:r>
      <w:r>
        <w:rPr>
          <w:rFonts w:hint="eastAsia"/>
        </w:rPr>
        <w:t>类别</w:t>
      </w:r>
      <w:r w:rsidRPr="00945479">
        <w:rPr>
          <w:rFonts w:hint="eastAsia"/>
        </w:rPr>
        <w:t>。</w:t>
      </w:r>
    </w:p>
    <w:p w14:paraId="7CBDDAE1" w14:textId="24E1260B" w:rsidR="00527EE2" w:rsidRDefault="00945479" w:rsidP="00542ACD">
      <w:pPr>
        <w:pStyle w:val="a3"/>
      </w:pPr>
      <w:r w:rsidRPr="00945479">
        <w:rPr>
          <w:rFonts w:hint="eastAsia"/>
        </w:rPr>
        <w:lastRenderedPageBreak/>
        <w:t>阿尔卑斯俱乐部</w:t>
      </w:r>
      <w:r w:rsidR="00527EE2">
        <w:t xml:space="preserve">Alpine Club </w:t>
      </w:r>
      <w:r>
        <w:t>(</w:t>
      </w:r>
      <w:r>
        <w:rPr>
          <w:rFonts w:hint="eastAsia"/>
        </w:rPr>
        <w:t>圣马丁广场</w:t>
      </w:r>
      <w:r>
        <w:t>8</w:t>
      </w:r>
      <w:r>
        <w:rPr>
          <w:rFonts w:hint="eastAsia"/>
        </w:rPr>
        <w:t>号</w:t>
      </w:r>
      <w:r w:rsidR="00527EE2">
        <w:t>St Martin’s Place</w:t>
      </w:r>
      <w:r>
        <w:rPr>
          <w:rFonts w:hint="eastAsia"/>
        </w:rPr>
        <w:t>)</w:t>
      </w:r>
    </w:p>
    <w:p w14:paraId="33380273" w14:textId="08984ED0" w:rsidR="00527EE2" w:rsidRDefault="00945479" w:rsidP="00AC7BC7">
      <w:pPr>
        <w:ind w:firstLineChars="200" w:firstLine="420"/>
      </w:pPr>
      <w:r>
        <w:rPr>
          <w:rFonts w:hint="eastAsia"/>
        </w:rPr>
        <w:t>阿尔卑斯俱乐部称自己为</w:t>
      </w:r>
      <w:r w:rsidR="00AC7BC7">
        <w:rPr>
          <w:rFonts w:hint="eastAsia"/>
        </w:rPr>
        <w:t>“</w:t>
      </w:r>
      <w:r w:rsidR="00AC7BC7" w:rsidRPr="00AC7BC7">
        <w:rPr>
          <w:rFonts w:hint="eastAsia"/>
        </w:rPr>
        <w:t>一群致力于登山的英国绅士</w:t>
      </w:r>
      <w:r w:rsidR="00AC7BC7">
        <w:rPr>
          <w:rFonts w:hint="eastAsia"/>
        </w:rPr>
        <w:t>组建的</w:t>
      </w:r>
      <w:r w:rsidR="00AC7BC7" w:rsidRPr="00AC7BC7">
        <w:rPr>
          <w:rFonts w:hint="eastAsia"/>
        </w:rPr>
        <w:t>俱乐部</w:t>
      </w:r>
      <w:r w:rsidR="00AC7BC7">
        <w:rPr>
          <w:rFonts w:hint="eastAsia"/>
        </w:rPr>
        <w:t>，主要是阿尔卑斯山，其中某些成员也</w:t>
      </w:r>
      <w:ins w:id="302" w:author="Liu, Jiatong" w:date="2023-09-18T09:23:00Z">
        <w:r w:rsidR="008973E3">
          <w:rPr>
            <w:rFonts w:hint="eastAsia"/>
          </w:rPr>
          <w:t>征服过</w:t>
        </w:r>
      </w:ins>
      <w:del w:id="303" w:author="Liu, Jiatong" w:date="2023-09-18T09:23:00Z">
        <w:r w:rsidR="00AC7BC7" w:rsidDel="008973E3">
          <w:rPr>
            <w:rFonts w:hint="eastAsia"/>
          </w:rPr>
          <w:delText>尝试过</w:delText>
        </w:r>
      </w:del>
      <w:r w:rsidR="00AC7BC7">
        <w:rPr>
          <w:rFonts w:hint="eastAsia"/>
        </w:rPr>
        <w:t>更高的山峰。”</w:t>
      </w:r>
    </w:p>
    <w:p w14:paraId="10FEB2F0" w14:textId="2DE0D8F8" w:rsidR="00AC7BC7" w:rsidRDefault="00AC7BC7" w:rsidP="00AC7BC7">
      <w:pPr>
        <w:ind w:firstLineChars="200" w:firstLine="420"/>
      </w:pPr>
      <w:r>
        <w:rPr>
          <w:rFonts w:hint="eastAsia"/>
        </w:rPr>
        <w:t>1920年代该俱乐部的主席包括</w:t>
      </w:r>
      <w:commentRangeStart w:id="304"/>
      <w:commentRangeStart w:id="305"/>
      <w:r w:rsidRPr="00AC7BC7">
        <w:rPr>
          <w:rFonts w:hint="eastAsia"/>
        </w:rPr>
        <w:t>喜马拉雅先锋</w:t>
      </w:r>
      <w:commentRangeEnd w:id="304"/>
      <w:commentRangeEnd w:id="305"/>
      <w:r w:rsidR="004F6F9F">
        <w:rPr>
          <w:rStyle w:val="ad"/>
        </w:rPr>
        <w:commentReference w:id="304"/>
      </w:r>
      <w:r w:rsidR="004F6F9F">
        <w:rPr>
          <w:rStyle w:val="ad"/>
        </w:rPr>
        <w:commentReference w:id="305"/>
      </w:r>
      <w:ins w:id="306" w:author="Liu, Jiatong" w:date="2023-09-18T09:26:00Z">
        <w:r w:rsidR="008973E3">
          <w:rPr>
            <w:rFonts w:hint="eastAsia"/>
          </w:rPr>
          <w:t>、</w:t>
        </w:r>
      </w:ins>
      <w:del w:id="307" w:author="Liu, Jiatong" w:date="2023-09-18T09:26:00Z">
        <w:r w:rsidRPr="00AC7BC7" w:rsidDel="008973E3">
          <w:rPr>
            <w:rFonts w:hint="eastAsia"/>
          </w:rPr>
          <w:delText>和</w:delText>
        </w:r>
      </w:del>
      <w:r w:rsidRPr="00AC7BC7">
        <w:rPr>
          <w:rFonts w:hint="eastAsia"/>
        </w:rPr>
        <w:t>化学家</w:t>
      </w:r>
      <w:r>
        <w:rPr>
          <w:rFonts w:hint="eastAsia"/>
        </w:rPr>
        <w:t>J</w:t>
      </w:r>
      <w:r w:rsidRPr="00AC7BC7">
        <w:t>·诺曼·柯利J. Norman Collie</w:t>
      </w:r>
      <w:r>
        <w:rPr>
          <w:rFonts w:hint="eastAsia"/>
        </w:rPr>
        <w:t>；陆军</w:t>
      </w:r>
      <w:r w:rsidRPr="00AC7BC7">
        <w:rPr>
          <w:rFonts w:hint="eastAsia"/>
        </w:rPr>
        <w:t>将军查尔斯·格兰维尔·布鲁斯</w:t>
      </w:r>
      <w:r w:rsidRPr="00AC7BC7">
        <w:t>Charles Granville Bruce</w:t>
      </w:r>
      <w:r>
        <w:rPr>
          <w:rFonts w:hint="eastAsia"/>
        </w:rPr>
        <w:t>，他曾领导过第三次探险珠峰，也是</w:t>
      </w:r>
      <w:r w:rsidRPr="00AC7BC7">
        <w:rPr>
          <w:rFonts w:hint="eastAsia"/>
        </w:rPr>
        <w:t>廓尔喀部队</w:t>
      </w:r>
      <w:r>
        <w:rPr>
          <w:rFonts w:hint="eastAsia"/>
        </w:rPr>
        <w:t>的指挥官。俱乐部</w:t>
      </w:r>
      <w:del w:id="308" w:author="Liu, Jiatong" w:date="2023-09-18T09:29:00Z">
        <w:r w:rsidDel="008973E3">
          <w:rPr>
            <w:rFonts w:hint="eastAsia"/>
          </w:rPr>
          <w:delText>会所</w:delText>
        </w:r>
      </w:del>
      <w:r w:rsidRPr="00AC7BC7">
        <w:rPr>
          <w:rFonts w:hint="eastAsia"/>
        </w:rPr>
        <w:t>有一个专门为</w:t>
      </w:r>
      <w:r w:rsidR="00826EF7">
        <w:rPr>
          <w:rFonts w:hint="eastAsia"/>
        </w:rPr>
        <w:t>会员中</w:t>
      </w:r>
      <w:r w:rsidRPr="00AC7BC7">
        <w:rPr>
          <w:rFonts w:hint="eastAsia"/>
        </w:rPr>
        <w:t>勇敢的</w:t>
      </w:r>
      <w:r w:rsidR="00826EF7">
        <w:rPr>
          <w:rFonts w:hint="eastAsia"/>
        </w:rPr>
        <w:t>登山者提供指导</w:t>
      </w:r>
      <w:r w:rsidRPr="00AC7BC7">
        <w:rPr>
          <w:rFonts w:hint="eastAsia"/>
        </w:rPr>
        <w:t>和信息</w:t>
      </w:r>
      <w:r w:rsidR="00826EF7">
        <w:rPr>
          <w:rFonts w:hint="eastAsia"/>
        </w:rPr>
        <w:t>的</w:t>
      </w:r>
      <w:r w:rsidR="00826EF7" w:rsidRPr="00AC7BC7">
        <w:rPr>
          <w:rFonts w:hint="eastAsia"/>
        </w:rPr>
        <w:t>图书馆</w:t>
      </w:r>
      <w:r w:rsidR="00826EF7">
        <w:rPr>
          <w:rFonts w:hint="eastAsia"/>
        </w:rPr>
        <w:t>，同时也收集了一些由曾经的</w:t>
      </w:r>
      <w:r w:rsidR="00826EF7" w:rsidRPr="00826EF7">
        <w:rPr>
          <w:rFonts w:hint="eastAsia"/>
        </w:rPr>
        <w:t>会员</w:t>
      </w:r>
      <w:r w:rsidR="00826EF7">
        <w:rPr>
          <w:rFonts w:hint="eastAsia"/>
        </w:rPr>
        <w:t>和资助过的探险队</w:t>
      </w:r>
      <w:r w:rsidR="00826EF7" w:rsidRPr="00826EF7">
        <w:rPr>
          <w:rFonts w:hint="eastAsia"/>
        </w:rPr>
        <w:t>提供的古玩和回忆录</w:t>
      </w:r>
      <w:r w:rsidR="00826EF7">
        <w:rPr>
          <w:rFonts w:hint="eastAsia"/>
        </w:rPr>
        <w:t xml:space="preserve">。 </w:t>
      </w:r>
    </w:p>
    <w:p w14:paraId="051E267C" w14:textId="1E32D323" w:rsidR="00527EE2" w:rsidRDefault="00826EF7" w:rsidP="00542ACD">
      <w:pPr>
        <w:pStyle w:val="a3"/>
      </w:pPr>
      <w:r>
        <w:rPr>
          <w:rFonts w:hint="eastAsia"/>
        </w:rPr>
        <w:t>东方俱乐部</w:t>
      </w:r>
      <w:r w:rsidR="00527EE2">
        <w:t>Oriental Club (</w:t>
      </w:r>
      <w:r w:rsidRPr="00826EF7">
        <w:rPr>
          <w:rFonts w:hint="eastAsia"/>
        </w:rPr>
        <w:t>汉诺威广场</w:t>
      </w:r>
      <w:r w:rsidR="00527EE2">
        <w:t>18</w:t>
      </w:r>
      <w:r>
        <w:rPr>
          <w:rFonts w:hint="eastAsia"/>
        </w:rPr>
        <w:t>号</w:t>
      </w:r>
      <w:r w:rsidR="00527EE2">
        <w:t xml:space="preserve"> Hanover Square)</w:t>
      </w:r>
    </w:p>
    <w:p w14:paraId="332E8D92" w14:textId="128DDF33" w:rsidR="00527EE2" w:rsidRDefault="00826EF7" w:rsidP="00826EF7">
      <w:pPr>
        <w:ind w:firstLineChars="200" w:firstLine="420"/>
      </w:pPr>
      <w:r>
        <w:rPr>
          <w:rFonts w:hint="eastAsia"/>
        </w:rPr>
        <w:t>东方俱乐部的成立是给为帝国管理东方事务的</w:t>
      </w:r>
      <w:r w:rsidRPr="00826EF7">
        <w:rPr>
          <w:rFonts w:hint="eastAsia"/>
        </w:rPr>
        <w:t>绅士们</w:t>
      </w:r>
      <w:r>
        <w:rPr>
          <w:rFonts w:hint="eastAsia"/>
        </w:rPr>
        <w:t>在伦敦</w:t>
      </w:r>
      <w:r w:rsidRPr="00826EF7">
        <w:rPr>
          <w:rFonts w:hint="eastAsia"/>
        </w:rPr>
        <w:t>提供住所，</w:t>
      </w:r>
      <w:r>
        <w:rPr>
          <w:rFonts w:hint="eastAsia"/>
        </w:rPr>
        <w:t>它最初的章程规定：</w:t>
      </w:r>
    </w:p>
    <w:p w14:paraId="04969E15" w14:textId="17036E99" w:rsidR="00826EF7" w:rsidRDefault="00826EF7" w:rsidP="00826EF7">
      <w:pPr>
        <w:ind w:firstLineChars="200" w:firstLine="420"/>
      </w:pPr>
      <w:r>
        <w:rPr>
          <w:rFonts w:hint="eastAsia"/>
        </w:rPr>
        <w:t>“想要成为本俱乐部的会员则必须：</w:t>
      </w:r>
      <w:r w:rsidR="00DD0C44">
        <w:rPr>
          <w:rFonts w:hint="eastAsia"/>
        </w:rPr>
        <w:t>受到英国政府或者东印度公司的雇佣</w:t>
      </w:r>
      <w:ins w:id="309" w:author="Liu, Jiatong" w:date="2023-09-18T09:30:00Z">
        <w:r w:rsidR="008973E3">
          <w:rPr>
            <w:rFonts w:hint="eastAsia"/>
          </w:rPr>
          <w:t>；</w:t>
        </w:r>
      </w:ins>
      <w:ins w:id="310" w:author="Liu, Jiatong" w:date="2023-09-18T09:31:00Z">
        <w:r w:rsidR="008973E3">
          <w:rPr>
            <w:rFonts w:hint="eastAsia"/>
          </w:rPr>
          <w:t>或</w:t>
        </w:r>
      </w:ins>
      <w:del w:id="311" w:author="Liu, Jiatong" w:date="2023-09-18T09:30:00Z">
        <w:r w:rsidR="00DD0C44" w:rsidDel="008973E3">
          <w:rPr>
            <w:rFonts w:hint="eastAsia"/>
          </w:rPr>
          <w:delText>，</w:delText>
        </w:r>
      </w:del>
      <w:r w:rsidR="00DD0C44">
        <w:rPr>
          <w:rFonts w:hint="eastAsia"/>
        </w:rPr>
        <w:t>在东方任何一处居住或者工作</w:t>
      </w:r>
      <w:ins w:id="312" w:author="Liu, Jiatong" w:date="2023-09-18T09:31:00Z">
        <w:r w:rsidR="008973E3">
          <w:rPr>
            <w:rFonts w:hint="eastAsia"/>
          </w:rPr>
          <w:t>；或</w:t>
        </w:r>
      </w:ins>
      <w:del w:id="313" w:author="Liu, Jiatong" w:date="2023-09-18T09:31:00Z">
        <w:r w:rsidR="00DD0C44" w:rsidDel="008973E3">
          <w:rPr>
            <w:rFonts w:hint="eastAsia"/>
          </w:rPr>
          <w:delText>，</w:delText>
        </w:r>
      </w:del>
      <w:r w:rsidR="00DD0C44">
        <w:rPr>
          <w:rFonts w:hint="eastAsia"/>
        </w:rPr>
        <w:t>其所处地与东方殖民地有正式关联……</w:t>
      </w:r>
    </w:p>
    <w:p w14:paraId="6B41A884" w14:textId="03B5074A" w:rsidR="00826EF7" w:rsidRDefault="00DD0C44" w:rsidP="00DD0C44">
      <w:pPr>
        <w:ind w:firstLineChars="200" w:firstLine="420"/>
      </w:pPr>
      <w:r w:rsidRPr="00DD0C44">
        <w:rPr>
          <w:rFonts w:hint="eastAsia"/>
        </w:rPr>
        <w:t>如今，大英帝国在东方的版图如此之广，与之相关的人如此之多</w:t>
      </w:r>
      <w:r>
        <w:rPr>
          <w:rFonts w:hint="eastAsia"/>
        </w:rPr>
        <w:t>，因此能给他们建立一个社交平台</w:t>
      </w:r>
      <w:r w:rsidR="00D32873">
        <w:rPr>
          <w:rFonts w:hint="eastAsia"/>
        </w:rPr>
        <w:t>是最好不过的</w:t>
      </w:r>
      <w:r>
        <w:rPr>
          <w:rFonts w:hint="eastAsia"/>
        </w:rPr>
        <w:t>。</w:t>
      </w:r>
      <w:r w:rsidRPr="00DD0C44">
        <w:rPr>
          <w:rFonts w:hint="eastAsia"/>
        </w:rPr>
        <w:t>促进这种交往是东方俱乐部的主要目标。</w:t>
      </w:r>
      <w:r w:rsidR="00826EF7">
        <w:rPr>
          <w:rFonts w:hint="eastAsia"/>
        </w:rPr>
        <w:t>“</w:t>
      </w:r>
    </w:p>
    <w:p w14:paraId="15587B42" w14:textId="7C5AA4DC" w:rsidR="00826EF7" w:rsidRDefault="00826EF7" w:rsidP="00826EF7">
      <w:pPr>
        <w:ind w:firstLineChars="200" w:firstLine="420"/>
      </w:pPr>
      <w:r>
        <w:rPr>
          <w:rFonts w:hint="eastAsia"/>
        </w:rPr>
        <w:t>东方俱乐部的图书馆的藏书非常令人印象深刻。</w:t>
      </w:r>
      <w:r w:rsidRPr="00826EF7">
        <w:t>1927年，</w:t>
      </w:r>
      <w:proofErr w:type="spellStart"/>
      <w:r>
        <w:t>R.A.</w:t>
      </w:r>
      <w:r w:rsidRPr="00826EF7">
        <w:t>Rye</w:t>
      </w:r>
      <w:proofErr w:type="spellEnd"/>
      <w:r w:rsidRPr="00826EF7">
        <w:t>注意到</w:t>
      </w:r>
      <w:r>
        <w:rPr>
          <w:rFonts w:hint="eastAsia"/>
        </w:rPr>
        <w:t>这间</w:t>
      </w:r>
      <w:r w:rsidRPr="00826EF7">
        <w:t>图书馆里</w:t>
      </w:r>
      <w:del w:id="314" w:author="Liu, Jiatong" w:date="2023-09-18T09:33:00Z">
        <w:r w:rsidRPr="00826EF7" w:rsidDel="008973E3">
          <w:delText>有</w:delText>
        </w:r>
      </w:del>
      <w:r w:rsidRPr="00826EF7">
        <w:t>“……大约有4700</w:t>
      </w:r>
      <w:r>
        <w:rPr>
          <w:rFonts w:hint="eastAsia"/>
        </w:rPr>
        <w:t>册书籍</w:t>
      </w:r>
      <w:r w:rsidRPr="00826EF7">
        <w:t>，大部分</w:t>
      </w:r>
      <w:r>
        <w:rPr>
          <w:rFonts w:hint="eastAsia"/>
        </w:rPr>
        <w:t>都</w:t>
      </w:r>
      <w:r>
        <w:t>是关于东方</w:t>
      </w:r>
      <w:r>
        <w:rPr>
          <w:rFonts w:hint="eastAsia"/>
        </w:rPr>
        <w:t>的</w:t>
      </w:r>
      <w:r w:rsidRPr="00826EF7">
        <w:t>。”</w:t>
      </w:r>
    </w:p>
    <w:p w14:paraId="5EDA12BD" w14:textId="4F039D45" w:rsidR="00527EE2" w:rsidRDefault="00D32873" w:rsidP="00542ACD">
      <w:pPr>
        <w:pStyle w:val="a3"/>
      </w:pPr>
      <w:r>
        <w:rPr>
          <w:rFonts w:hint="eastAsia"/>
        </w:rPr>
        <w:t>巴克</w:t>
      </w:r>
      <w:r w:rsidRPr="00D32873">
        <w:rPr>
          <w:rFonts w:hint="eastAsia"/>
        </w:rPr>
        <w:t>俱乐部</w:t>
      </w:r>
      <w:r w:rsidR="00527EE2">
        <w:t>Buck’s Club (</w:t>
      </w:r>
      <w:r w:rsidRPr="00D32873">
        <w:rPr>
          <w:rFonts w:hint="eastAsia"/>
        </w:rPr>
        <w:t>克利福德街</w:t>
      </w:r>
      <w:r w:rsidR="00527EE2">
        <w:t>18</w:t>
      </w:r>
      <w:r>
        <w:rPr>
          <w:rFonts w:hint="eastAsia"/>
        </w:rPr>
        <w:t>号</w:t>
      </w:r>
      <w:r w:rsidR="00527EE2">
        <w:t xml:space="preserve"> Clifford Street)</w:t>
      </w:r>
    </w:p>
    <w:p w14:paraId="65CA8901" w14:textId="58ED76C2" w:rsidR="00D32873" w:rsidRDefault="00D32873" w:rsidP="00A95DBC">
      <w:pPr>
        <w:ind w:firstLineChars="200" w:firstLine="420"/>
      </w:pPr>
      <w:r w:rsidRPr="00D32873">
        <w:rPr>
          <w:rFonts w:hint="eastAsia"/>
        </w:rPr>
        <w:t>成立于</w:t>
      </w:r>
      <w:r w:rsidRPr="00D32873">
        <w:t>1919年的巴克的俱乐部以两件事闻名</w:t>
      </w:r>
      <w:r>
        <w:rPr>
          <w:rFonts w:hint="eastAsia"/>
        </w:rPr>
        <w:t>：其一</w:t>
      </w:r>
      <w:r w:rsidRPr="00D32873">
        <w:rPr>
          <w:rFonts w:hint="eastAsia"/>
        </w:rPr>
        <w:t>是</w:t>
      </w:r>
      <w:r>
        <w:rPr>
          <w:rFonts w:hint="eastAsia"/>
        </w:rPr>
        <w:t>作为</w:t>
      </w:r>
      <w:r>
        <w:t>P.G.</w:t>
      </w:r>
      <w:r>
        <w:rPr>
          <w:rFonts w:hint="eastAsia"/>
        </w:rPr>
        <w:t>伍德豪斯</w:t>
      </w:r>
      <w:r w:rsidRPr="00D32873">
        <w:t>的“</w:t>
      </w:r>
      <w:r>
        <w:rPr>
          <w:rFonts w:hint="eastAsia"/>
        </w:rPr>
        <w:t>无事忙</w:t>
      </w:r>
      <w:r w:rsidRPr="00D32873">
        <w:t>俱乐部Drones Club”的灵感</w:t>
      </w:r>
      <w:r>
        <w:rPr>
          <w:rFonts w:hint="eastAsia"/>
        </w:rPr>
        <w:t>来源，其二是1921年</w:t>
      </w:r>
      <w:ins w:id="315" w:author="Liu, Jiatong" w:date="2023-09-18T09:34:00Z">
        <w:r w:rsidR="004F6F9F">
          <w:rPr>
            <w:rFonts w:hint="eastAsia"/>
          </w:rPr>
          <w:t>巴</w:t>
        </w:r>
      </w:ins>
      <w:del w:id="316" w:author="Liu, Jiatong" w:date="2023-09-18T09:34:00Z">
        <w:r w:rsidRPr="00D32873" w:rsidDel="004F6F9F">
          <w:rPr>
            <w:rFonts w:hint="eastAsia"/>
          </w:rPr>
          <w:delText>霸</w:delText>
        </w:r>
      </w:del>
      <w:r w:rsidRPr="00D32873">
        <w:rPr>
          <w:rFonts w:hint="eastAsia"/>
        </w:rPr>
        <w:t>克</w:t>
      </w:r>
      <w:ins w:id="317" w:author="Liu, Jiatong" w:date="2023-09-18T09:36:00Z">
        <w:r w:rsidR="004F6F9F">
          <w:rPr>
            <w:rFonts w:hint="eastAsia"/>
          </w:rPr>
          <w:t>鸡尾酒</w:t>
        </w:r>
      </w:ins>
      <w:del w:id="318" w:author="Liu, Jiatong" w:date="2023-09-18T09:36:00Z">
        <w:r w:rsidRPr="00D32873" w:rsidDel="004F6F9F">
          <w:rPr>
            <w:rFonts w:hint="eastAsia"/>
          </w:rPr>
          <w:delText>费兹</w:delText>
        </w:r>
        <w:r w:rsidRPr="00D32873" w:rsidDel="004F6F9F">
          <w:delText>(Buck's Fizz)</w:delText>
        </w:r>
      </w:del>
      <w:r>
        <w:rPr>
          <w:rFonts w:hint="eastAsia"/>
        </w:rPr>
        <w:t>的发明。该俱乐部是</w:t>
      </w:r>
      <w:r w:rsidRPr="00D32873">
        <w:rPr>
          <w:rFonts w:hint="eastAsia"/>
        </w:rPr>
        <w:t>战后由军官</w:t>
      </w:r>
      <w:r>
        <w:rPr>
          <w:rFonts w:hint="eastAsia"/>
        </w:rPr>
        <w:t>们</w:t>
      </w:r>
      <w:r w:rsidRPr="00D32873">
        <w:rPr>
          <w:rFonts w:hint="eastAsia"/>
        </w:rPr>
        <w:t>创立的，他们想要一个</w:t>
      </w:r>
      <w:r>
        <w:rPr>
          <w:rFonts w:hint="eastAsia"/>
        </w:rPr>
        <w:t>充满活力的俱乐部。该俱乐部有一个巨大的“美式</w:t>
      </w:r>
      <w:r w:rsidRPr="00D32873">
        <w:rPr>
          <w:rFonts w:hint="eastAsia"/>
        </w:rPr>
        <w:t>鸡尾酒吧”作为</w:t>
      </w:r>
      <w:del w:id="319" w:author="Liu, Jiatong" w:date="2023-09-18T09:40:00Z">
        <w:r w:rsidRPr="00D32873" w:rsidDel="004F6F9F">
          <w:rPr>
            <w:rFonts w:hint="eastAsia"/>
          </w:rPr>
          <w:delText>其</w:delText>
        </w:r>
      </w:del>
      <w:r w:rsidRPr="00D32873">
        <w:rPr>
          <w:rFonts w:hint="eastAsia"/>
        </w:rPr>
        <w:t>中心，</w:t>
      </w:r>
      <w:r>
        <w:rPr>
          <w:rFonts w:hint="eastAsia"/>
        </w:rPr>
        <w:t>而且不同寻常的是，</w:t>
      </w:r>
      <w:r w:rsidR="00A95DBC">
        <w:rPr>
          <w:rFonts w:hint="eastAsia"/>
        </w:rPr>
        <w:t>同样欢迎美国人加入</w:t>
      </w:r>
      <w:r>
        <w:rPr>
          <w:rFonts w:hint="eastAsia"/>
        </w:rPr>
        <w:t>。</w:t>
      </w:r>
      <w:r w:rsidR="00A95DBC" w:rsidRPr="00A95DBC">
        <w:rPr>
          <w:rFonts w:hint="eastAsia"/>
        </w:rPr>
        <w:t>由于创始人是皇家骑兵队的成员，俱乐部有从该团招募成员的传统。</w:t>
      </w:r>
    </w:p>
    <w:p w14:paraId="1C018891" w14:textId="111B19A1" w:rsidR="00527EE2" w:rsidRDefault="00141153" w:rsidP="00542ACD">
      <w:pPr>
        <w:pStyle w:val="a3"/>
      </w:pPr>
      <w:r>
        <w:rPr>
          <w:rFonts w:hint="eastAsia"/>
        </w:rPr>
        <w:t>记者</w:t>
      </w:r>
      <w:r w:rsidR="00E66709" w:rsidRPr="00E66709">
        <w:rPr>
          <w:rFonts w:hint="eastAsia"/>
        </w:rPr>
        <w:t>俱乐部</w:t>
      </w:r>
      <w:r w:rsidR="00527EE2">
        <w:t xml:space="preserve">Press Club (Wine Office Court, </w:t>
      </w:r>
      <w:commentRangeStart w:id="320"/>
      <w:del w:id="321" w:author="Liu, Jiatong" w:date="2023-09-18T09:40:00Z">
        <w:r w:rsidDel="004F6F9F">
          <w:rPr>
            <w:rFonts w:hint="eastAsia"/>
          </w:rPr>
          <w:delText>附近</w:delText>
        </w:r>
      </w:del>
      <w:r w:rsidR="00E66709">
        <w:rPr>
          <w:rFonts w:hint="eastAsia"/>
        </w:rPr>
        <w:t>舰队街</w:t>
      </w:r>
      <w:ins w:id="322" w:author="Liu, Jiatong" w:date="2023-09-18T09:40:00Z">
        <w:r w:rsidR="004F6F9F">
          <w:rPr>
            <w:rFonts w:hint="eastAsia"/>
          </w:rPr>
          <w:t>旁</w:t>
        </w:r>
      </w:ins>
      <w:commentRangeEnd w:id="320"/>
      <w:ins w:id="323" w:author="Liu, Jiatong" w:date="2023-09-18T09:45:00Z">
        <w:r w:rsidR="00207CA2">
          <w:rPr>
            <w:rStyle w:val="ad"/>
            <w:b w:val="0"/>
            <w:bCs w:val="0"/>
          </w:rPr>
          <w:commentReference w:id="320"/>
        </w:r>
      </w:ins>
      <w:r w:rsidR="00527EE2">
        <w:t>)</w:t>
      </w:r>
    </w:p>
    <w:p w14:paraId="46E09298" w14:textId="3B06D627" w:rsidR="00C93BE7" w:rsidRPr="00C93BE7" w:rsidRDefault="00141153" w:rsidP="00C93BE7">
      <w:pPr>
        <w:widowControl/>
        <w:ind w:firstLineChars="200" w:firstLine="420"/>
        <w:jc w:val="left"/>
        <w:rPr>
          <w:rFonts w:ascii="Times New Roman" w:eastAsia="宋体" w:hAnsi="Times New Roman" w:cs="Times New Roman"/>
          <w:kern w:val="0"/>
          <w:sz w:val="23"/>
          <w:szCs w:val="23"/>
        </w:rPr>
      </w:pPr>
      <w:r>
        <w:rPr>
          <w:rFonts w:hint="eastAsia"/>
        </w:rPr>
        <w:t>因为</w:t>
      </w:r>
      <w:commentRangeStart w:id="324"/>
      <w:r>
        <w:rPr>
          <w:rFonts w:hint="eastAsia"/>
        </w:rPr>
        <w:t>记者</w:t>
      </w:r>
      <w:del w:id="325" w:author="Liu, Jiatong" w:date="2023-09-18T09:47:00Z">
        <w:r w:rsidR="00E66709" w:rsidDel="00207CA2">
          <w:rPr>
            <w:rFonts w:hint="eastAsia"/>
          </w:rPr>
          <w:delText>新闻</w:delText>
        </w:r>
      </w:del>
      <w:r w:rsidR="00E66709">
        <w:rPr>
          <w:rFonts w:hint="eastAsia"/>
        </w:rPr>
        <w:t>俱乐部</w:t>
      </w:r>
      <w:commentRangeEnd w:id="324"/>
      <w:r w:rsidR="00207CA2">
        <w:rPr>
          <w:rStyle w:val="ad"/>
        </w:rPr>
        <w:commentReference w:id="324"/>
      </w:r>
      <w:r w:rsidR="00E66709">
        <w:rPr>
          <w:rFonts w:hint="eastAsia"/>
        </w:rPr>
        <w:t>完全围绕着记者这一行业</w:t>
      </w:r>
      <w:ins w:id="326" w:author="Liu, Jiatong" w:date="2023-09-18T09:48:00Z">
        <w:r w:rsidR="00207CA2">
          <w:rPr>
            <w:rFonts w:hint="eastAsia"/>
          </w:rPr>
          <w:t>，所以在这个俱乐部里见到</w:t>
        </w:r>
      </w:ins>
      <w:ins w:id="327" w:author="Liu, Jiatong" w:date="2023-09-18T09:49:00Z">
        <w:r w:rsidR="00207CA2">
          <w:rPr>
            <w:rFonts w:hint="eastAsia"/>
          </w:rPr>
          <w:t>大分量的食物和用餐礼仪不那么优雅的会员们也不足为奇。</w:t>
        </w:r>
      </w:ins>
      <w:del w:id="328" w:author="Liu, Jiatong" w:date="2023-09-18T09:48:00Z">
        <w:r w:rsidR="00E66709" w:rsidDel="00207CA2">
          <w:rPr>
            <w:rFonts w:hint="eastAsia"/>
          </w:rPr>
          <w:delText>，</w:delText>
        </w:r>
      </w:del>
      <w:del w:id="329" w:author="Liu, Jiatong" w:date="2023-09-18T09:47:00Z">
        <w:r w:rsidR="00E66709" w:rsidRPr="00141153" w:rsidDel="00207CA2">
          <w:rPr>
            <w:rFonts w:hint="eastAsia"/>
            <w:color w:val="FF0000"/>
          </w:rPr>
          <w:delText>它</w:delText>
        </w:r>
        <w:r w:rsidDel="00207CA2">
          <w:rPr>
            <w:rFonts w:hint="eastAsia"/>
            <w:color w:val="FF0000"/>
          </w:rPr>
          <w:delText>对大量饮食行为粗鲁也就不足为奇</w:delText>
        </w:r>
        <w:r w:rsidR="00E66709" w:rsidRPr="00141153" w:rsidDel="00207CA2">
          <w:rPr>
            <w:rFonts w:hint="eastAsia"/>
            <w:color w:val="FF0000"/>
          </w:rPr>
          <w:delText>了</w:delText>
        </w:r>
        <w:r w:rsidR="00C93BE7" w:rsidRPr="00141153" w:rsidDel="00207CA2">
          <w:rPr>
            <w:rFonts w:ascii="Times New Roman" w:eastAsia="宋体" w:hAnsi="Times New Roman" w:cs="Times New Roman"/>
            <w:color w:val="FF0000"/>
            <w:kern w:val="0"/>
            <w:sz w:val="23"/>
            <w:szCs w:val="23"/>
          </w:rPr>
          <w:delText xml:space="preserve">has a reputation for </w:delText>
        </w:r>
        <w:r w:rsidR="00C93BE7" w:rsidRPr="00C93BE7" w:rsidDel="00207CA2">
          <w:rPr>
            <w:rFonts w:ascii="Times New Roman" w:eastAsia="宋体" w:hAnsi="Times New Roman" w:cs="Times New Roman"/>
            <w:color w:val="FF0000"/>
            <w:kern w:val="0"/>
            <w:sz w:val="23"/>
            <w:szCs w:val="23"/>
          </w:rPr>
          <w:delText xml:space="preserve">raucous behaviour amidst large quantities of food and drink. </w:delText>
        </w:r>
        <w:r w:rsidR="00C93BE7" w:rsidRPr="00141153" w:rsidDel="00207CA2">
          <w:rPr>
            <w:rFonts w:ascii="Times New Roman" w:eastAsia="宋体" w:hAnsi="Times New Roman" w:cs="Times New Roman" w:hint="eastAsia"/>
            <w:color w:val="FF0000"/>
            <w:kern w:val="0"/>
            <w:sz w:val="23"/>
            <w:szCs w:val="23"/>
          </w:rPr>
          <w:delText>。</w:delText>
        </w:r>
      </w:del>
      <w:r w:rsidR="00C93BE7">
        <w:rPr>
          <w:rFonts w:ascii="Times New Roman" w:eastAsia="宋体" w:hAnsi="Times New Roman" w:cs="Times New Roman" w:hint="eastAsia"/>
          <w:kern w:val="0"/>
          <w:sz w:val="23"/>
          <w:szCs w:val="23"/>
        </w:rPr>
        <w:t>相信调查员一定会对这家俱乐部感兴趣，因为</w:t>
      </w:r>
      <w:ins w:id="330" w:author="Liu, Jiatong" w:date="2023-09-18T09:50:00Z">
        <w:r w:rsidR="00207CA2">
          <w:rPr>
            <w:rFonts w:ascii="Times New Roman" w:eastAsia="宋体" w:hAnsi="Times New Roman" w:cs="Times New Roman" w:hint="eastAsia"/>
            <w:kern w:val="0"/>
            <w:sz w:val="23"/>
            <w:szCs w:val="23"/>
          </w:rPr>
          <w:t>这里</w:t>
        </w:r>
      </w:ins>
      <w:r w:rsidR="00C93BE7">
        <w:rPr>
          <w:rFonts w:ascii="Times New Roman" w:eastAsia="宋体" w:hAnsi="Times New Roman" w:cs="Times New Roman" w:hint="eastAsia"/>
          <w:kern w:val="0"/>
          <w:sz w:val="23"/>
          <w:szCs w:val="23"/>
        </w:rPr>
        <w:t>与世界各地的记者俱乐部都保持着联系，为英国或外国的记者提供联系总部的设施，也可以帮助他们找到新闻业的联系人。</w:t>
      </w:r>
    </w:p>
    <w:p w14:paraId="5BD2B49A" w14:textId="4A8D0779" w:rsidR="00E66709" w:rsidRPr="00C93BE7" w:rsidRDefault="00E66709" w:rsidP="00E66709"/>
    <w:p w14:paraId="479E91AE" w14:textId="65A753FC" w:rsidR="00527EE2" w:rsidRDefault="00141153" w:rsidP="00542ACD">
      <w:pPr>
        <w:pStyle w:val="a3"/>
      </w:pPr>
      <w:r>
        <w:rPr>
          <w:rFonts w:hint="eastAsia"/>
        </w:rPr>
        <w:t>美国俱乐部</w:t>
      </w:r>
      <w:r w:rsidR="00527EE2">
        <w:t>American Club (</w:t>
      </w:r>
      <w:r>
        <w:rPr>
          <w:rFonts w:hint="eastAsia"/>
        </w:rPr>
        <w:t>皮卡迪利大街</w:t>
      </w:r>
      <w:r w:rsidR="00527EE2">
        <w:t>95</w:t>
      </w:r>
      <w:r>
        <w:rPr>
          <w:rFonts w:hint="eastAsia"/>
        </w:rPr>
        <w:t>号</w:t>
      </w:r>
      <w:r w:rsidR="00527EE2">
        <w:t xml:space="preserve"> Piccadilly)</w:t>
      </w:r>
    </w:p>
    <w:p w14:paraId="5F4DC954" w14:textId="77C16C02" w:rsidR="00141153" w:rsidRPr="00141153" w:rsidRDefault="00141153" w:rsidP="00141153">
      <w:pPr>
        <w:ind w:firstLineChars="200" w:firstLine="420"/>
      </w:pPr>
      <w:r w:rsidRPr="00141153">
        <w:rPr>
          <w:rFonts w:hint="eastAsia"/>
        </w:rPr>
        <w:t>随着</w:t>
      </w:r>
      <w:del w:id="331" w:author="Liu, Jiatong" w:date="2023-09-18T09:53:00Z">
        <w:r w:rsidRPr="00141153" w:rsidDel="00207CA2">
          <w:rPr>
            <w:rFonts w:hint="eastAsia"/>
          </w:rPr>
          <w:delText>在伦敦的</w:delText>
        </w:r>
      </w:del>
      <w:r w:rsidRPr="00141153">
        <w:rPr>
          <w:rFonts w:hint="eastAsia"/>
        </w:rPr>
        <w:t>美国侨民</w:t>
      </w:r>
      <w:ins w:id="332" w:author="Liu, Jiatong" w:date="2023-09-18T09:53:00Z">
        <w:r w:rsidR="00207CA2">
          <w:rPr>
            <w:rFonts w:hint="eastAsia"/>
          </w:rPr>
          <w:t>社群在伦敦逐渐壮大，他们</w:t>
        </w:r>
      </w:ins>
      <w:del w:id="333" w:author="Liu, Jiatong" w:date="2023-09-18T09:53:00Z">
        <w:r w:rsidRPr="00141153" w:rsidDel="00207CA2">
          <w:rPr>
            <w:rFonts w:hint="eastAsia"/>
          </w:rPr>
          <w:delText>社区的发展，</w:delText>
        </w:r>
      </w:del>
      <w:r w:rsidRPr="00141153">
        <w:rPr>
          <w:rFonts w:hint="eastAsia"/>
        </w:rPr>
        <w:t>对</w:t>
      </w:r>
      <w:ins w:id="334" w:author="Liu, Jiatong" w:date="2023-09-18T09:54:00Z">
        <w:r w:rsidR="00207CA2">
          <w:rPr>
            <w:rFonts w:hint="eastAsia"/>
          </w:rPr>
          <w:t>一个</w:t>
        </w:r>
      </w:ins>
      <w:r>
        <w:rPr>
          <w:rFonts w:hint="eastAsia"/>
        </w:rPr>
        <w:t>社交</w:t>
      </w:r>
      <w:r w:rsidR="00F22B7A">
        <w:rPr>
          <w:rFonts w:hint="eastAsia"/>
        </w:rPr>
        <w:t>中心的需求也在增加，于是美国俱乐部就</w:t>
      </w:r>
      <w:r w:rsidRPr="00141153">
        <w:rPr>
          <w:rFonts w:hint="eastAsia"/>
        </w:rPr>
        <w:t>在</w:t>
      </w:r>
      <w:r w:rsidRPr="00141153">
        <w:t>1918年应运而生</w:t>
      </w:r>
      <w:ins w:id="335" w:author="Liu, Jiatong" w:date="2023-09-18T09:54:00Z">
        <w:r w:rsidR="00DC2962">
          <w:rPr>
            <w:rFonts w:hint="eastAsia"/>
          </w:rPr>
          <w:t>。</w:t>
        </w:r>
      </w:ins>
      <w:del w:id="336" w:author="Liu, Jiatong" w:date="2023-09-18T09:54:00Z">
        <w:r w:rsidRPr="00141153" w:rsidDel="00DC2962">
          <w:delText>，以满足这一需求。</w:delText>
        </w:r>
      </w:del>
      <w:r w:rsidR="00F22B7A">
        <w:rPr>
          <w:rFonts w:hint="eastAsia"/>
        </w:rPr>
        <w:t>这个俱乐部快速发展为一个受欢迎的</w:t>
      </w:r>
      <w:ins w:id="337" w:author="Liu, Jiatong" w:date="2023-09-18T09:54:00Z">
        <w:r w:rsidR="00DC2962">
          <w:rPr>
            <w:rFonts w:hint="eastAsia"/>
          </w:rPr>
          <w:t>聚会、</w:t>
        </w:r>
      </w:ins>
      <w:del w:id="338" w:author="Liu, Jiatong" w:date="2023-09-18T09:54:00Z">
        <w:r w:rsidR="00F22B7A" w:rsidDel="00DC2962">
          <w:rPr>
            <w:rFonts w:hint="eastAsia"/>
          </w:rPr>
          <w:delText>集会、</w:delText>
        </w:r>
      </w:del>
      <w:r w:rsidR="00F22B7A">
        <w:rPr>
          <w:rFonts w:hint="eastAsia"/>
        </w:rPr>
        <w:t>社交</w:t>
      </w:r>
      <w:ins w:id="339" w:author="Liu, Jiatong" w:date="2023-09-18T09:54:00Z">
        <w:r w:rsidR="00DC2962">
          <w:rPr>
            <w:rFonts w:hint="eastAsia"/>
          </w:rPr>
          <w:t>的</w:t>
        </w:r>
      </w:ins>
      <w:r w:rsidR="00F22B7A">
        <w:rPr>
          <w:rFonts w:hint="eastAsia"/>
        </w:rPr>
        <w:t>场所，就像</w:t>
      </w:r>
      <w:r w:rsidR="00F22B7A">
        <w:rPr>
          <w:rFonts w:hint="eastAsia"/>
        </w:rPr>
        <w:lastRenderedPageBreak/>
        <w:t>是伦敦城中的一个新的世界，这里的设施包括普通的酒吧、餐厅和房间，也有陈列着定期更新的美国期刊和报纸的图书馆。</w:t>
      </w:r>
      <w:r w:rsidR="00F22B7A" w:rsidRPr="00F22B7A">
        <w:rPr>
          <w:rFonts w:hint="eastAsia"/>
        </w:rPr>
        <w:t>这个俱乐部只对男性开放，在老布朗普顿街</w:t>
      </w:r>
      <w:r w:rsidR="00F22B7A">
        <w:rPr>
          <w:rFonts w:hint="eastAsia"/>
        </w:rPr>
        <w:t>Old</w:t>
      </w:r>
      <w:r w:rsidR="00F22B7A">
        <w:t xml:space="preserve"> </w:t>
      </w:r>
      <w:r w:rsidR="00F22B7A" w:rsidRPr="00F22B7A">
        <w:t>Brompton St.</w:t>
      </w:r>
      <w:r w:rsidR="00F22B7A" w:rsidRPr="00F22B7A">
        <w:rPr>
          <w:rFonts w:hint="eastAsia"/>
        </w:rPr>
        <w:t>有一个独立的美国女子俱乐部。</w:t>
      </w:r>
    </w:p>
    <w:p w14:paraId="0864AA6F" w14:textId="2FDD4609" w:rsidR="00C85043" w:rsidRDefault="00C85043" w:rsidP="00C85043">
      <w:pPr>
        <w:pStyle w:val="2"/>
      </w:pPr>
      <w:r>
        <w:rPr>
          <w:rFonts w:hint="eastAsia"/>
        </w:rPr>
        <w:t>夜总会和夜生活</w:t>
      </w:r>
    </w:p>
    <w:p w14:paraId="3430B2B0" w14:textId="3EC5607A" w:rsidR="00527EE2" w:rsidRDefault="00F22B7A" w:rsidP="00F22B7A">
      <w:pPr>
        <w:ind w:firstLineChars="200" w:firstLine="420"/>
      </w:pPr>
      <w:r w:rsidRPr="00F22B7A">
        <w:rPr>
          <w:rFonts w:hint="eastAsia"/>
        </w:rPr>
        <w:t>到</w:t>
      </w:r>
      <w:r w:rsidRPr="00F22B7A">
        <w:t>20世纪初，</w:t>
      </w:r>
      <w:commentRangeStart w:id="340"/>
      <w:r>
        <w:rPr>
          <w:rFonts w:hint="eastAsia"/>
        </w:rPr>
        <w:t>苏</w:t>
      </w:r>
      <w:ins w:id="341" w:author="Liu, Jiatong" w:date="2023-09-19T08:51:00Z">
        <w:r w:rsidR="0094729F">
          <w:rPr>
            <w:rFonts w:hint="eastAsia"/>
          </w:rPr>
          <w:t>豪</w:t>
        </w:r>
      </w:ins>
      <w:del w:id="342" w:author="Liu, Jiatong" w:date="2023-09-19T08:51:00Z">
        <w:r w:rsidDel="0094729F">
          <w:rPr>
            <w:rFonts w:hint="eastAsia"/>
          </w:rPr>
          <w:delText>活</w:delText>
        </w:r>
      </w:del>
      <w:r>
        <w:rPr>
          <w:rFonts w:hint="eastAsia"/>
        </w:rPr>
        <w:t>区</w:t>
      </w:r>
      <w:commentRangeEnd w:id="340"/>
      <w:r w:rsidR="0094729F">
        <w:rPr>
          <w:rStyle w:val="ad"/>
        </w:rPr>
        <w:commentReference w:id="340"/>
      </w:r>
      <w:r>
        <w:t>和</w:t>
      </w:r>
      <w:commentRangeStart w:id="343"/>
      <w:r>
        <w:t>伦敦西区</w:t>
      </w:r>
      <w:commentRangeEnd w:id="343"/>
      <w:r w:rsidR="0094729F">
        <w:rPr>
          <w:rStyle w:val="ad"/>
        </w:rPr>
        <w:commentReference w:id="343"/>
      </w:r>
      <w:r>
        <w:t>已成为伦敦</w:t>
      </w:r>
      <w:r w:rsidRPr="00F22B7A">
        <w:t>夜生活、俱乐部、聚会和娱乐场所(以及相关的</w:t>
      </w:r>
      <w:r>
        <w:rPr>
          <w:rFonts w:hint="eastAsia"/>
        </w:rPr>
        <w:t>卖淫</w:t>
      </w:r>
      <w:r w:rsidRPr="00F22B7A">
        <w:t>和犯罪行业)的中心。</w:t>
      </w:r>
      <w:r w:rsidRPr="00F22B7A">
        <w:rPr>
          <w:rFonts w:hint="eastAsia"/>
        </w:rPr>
        <w:t>第一次世界大战期间，《</w:t>
      </w:r>
      <w:r w:rsidR="005805E0" w:rsidRPr="005805E0">
        <w:rPr>
          <w:rFonts w:hint="eastAsia"/>
        </w:rPr>
        <w:t>领土防御法</w:t>
      </w:r>
      <w:r w:rsidRPr="00F22B7A">
        <w:rPr>
          <w:rFonts w:hint="eastAsia"/>
        </w:rPr>
        <w:t>》</w:t>
      </w:r>
      <w:r w:rsidRPr="00F22B7A">
        <w:t>(The Realm Act，简称“DORA”)的出台，限制了</w:t>
      </w:r>
      <w:r w:rsidR="005805E0">
        <w:rPr>
          <w:rFonts w:hint="eastAsia"/>
        </w:rPr>
        <w:t>店铺</w:t>
      </w:r>
      <w:r w:rsidRPr="00F22B7A">
        <w:t>开放时间和酒精的供应，</w:t>
      </w:r>
      <w:r w:rsidR="005805E0">
        <w:rPr>
          <w:rFonts w:hint="eastAsia"/>
        </w:rPr>
        <w:t>而且该法案</w:t>
      </w:r>
      <w:r w:rsidRPr="00F22B7A">
        <w:t>在战争结束后没有被废除。</w:t>
      </w:r>
      <w:ins w:id="344" w:author="Liu, Jiatong" w:date="2023-09-19T16:25:00Z">
        <w:r w:rsidR="009969E3">
          <w:rPr>
            <w:rFonts w:hint="eastAsia"/>
          </w:rPr>
          <w:t>（喝酒的）非法性</w:t>
        </w:r>
      </w:ins>
      <w:del w:id="345" w:author="Liu, Jiatong" w:date="2023-09-19T16:25:00Z">
        <w:r w:rsidR="005805E0" w:rsidRPr="005805E0" w:rsidDel="009969E3">
          <w:rPr>
            <w:rFonts w:hint="eastAsia"/>
          </w:rPr>
          <w:delText>这种非法行为</w:delText>
        </w:r>
      </w:del>
      <w:r w:rsidR="005805E0" w:rsidRPr="005805E0">
        <w:rPr>
          <w:rFonts w:hint="eastAsia"/>
        </w:rPr>
        <w:t>在伦敦的夜总会里制造了一种</w:t>
      </w:r>
      <w:ins w:id="346" w:author="Liu, Jiatong" w:date="2023-09-19T16:25:00Z">
        <w:r w:rsidR="009969E3">
          <w:rPr>
            <w:rFonts w:hint="eastAsia"/>
          </w:rPr>
          <w:t>罪恶</w:t>
        </w:r>
      </w:ins>
      <w:del w:id="347" w:author="Liu, Jiatong" w:date="2023-09-19T16:25:00Z">
        <w:r w:rsidR="005805E0" w:rsidDel="009969E3">
          <w:rPr>
            <w:rFonts w:hint="eastAsia"/>
          </w:rPr>
          <w:delText>违法</w:delText>
        </w:r>
      </w:del>
      <w:r w:rsidR="005805E0">
        <w:rPr>
          <w:rFonts w:hint="eastAsia"/>
        </w:rPr>
        <w:t>的快乐和堕落的气氛——也导致了</w:t>
      </w:r>
      <w:ins w:id="348" w:author="Liu, Jiatong" w:date="2023-09-19T16:26:00Z">
        <w:r w:rsidR="009969E3">
          <w:rPr>
            <w:rFonts w:hint="eastAsia"/>
          </w:rPr>
          <w:t>大量的</w:t>
        </w:r>
      </w:ins>
      <w:del w:id="349" w:author="Liu, Jiatong" w:date="2023-09-19T16:26:00Z">
        <w:r w:rsidR="005805E0" w:rsidDel="009969E3">
          <w:rPr>
            <w:rFonts w:hint="eastAsia"/>
          </w:rPr>
          <w:delText>严重</w:delText>
        </w:r>
      </w:del>
      <w:r w:rsidR="005805E0">
        <w:rPr>
          <w:rFonts w:hint="eastAsia"/>
        </w:rPr>
        <w:t>的犯罪</w:t>
      </w:r>
      <w:del w:id="350" w:author="Liu, Jiatong" w:date="2023-09-19T16:26:00Z">
        <w:r w:rsidR="005805E0" w:rsidDel="009969E3">
          <w:rPr>
            <w:rFonts w:hint="eastAsia"/>
          </w:rPr>
          <w:delText>行为</w:delText>
        </w:r>
      </w:del>
      <w:r w:rsidR="005805E0">
        <w:rPr>
          <w:rFonts w:hint="eastAsia"/>
        </w:rPr>
        <w:t>，</w:t>
      </w:r>
      <w:ins w:id="351" w:author="Liu, Jiatong" w:date="2023-09-19T16:30:00Z">
        <w:r w:rsidR="009969E3">
          <w:rPr>
            <w:rFonts w:hint="eastAsia"/>
          </w:rPr>
          <w:t>这些场所</w:t>
        </w:r>
      </w:ins>
      <w:del w:id="352" w:author="Liu, Jiatong" w:date="2023-09-19T16:27:00Z">
        <w:r w:rsidR="005805E0" w:rsidDel="009969E3">
          <w:rPr>
            <w:rFonts w:hint="eastAsia"/>
          </w:rPr>
          <w:delText>这样的俱乐部</w:delText>
        </w:r>
      </w:del>
      <w:r w:rsidR="005805E0">
        <w:rPr>
          <w:rFonts w:hint="eastAsia"/>
        </w:rPr>
        <w:t>会毫无征兆地出现与消失，伴随着的是警察和俱乐部老板在关于饮酒的法律上的不断争论。</w:t>
      </w:r>
    </w:p>
    <w:p w14:paraId="03BD3B0B" w14:textId="5DFD5426" w:rsidR="00527EE2" w:rsidRPr="005805E0" w:rsidRDefault="005805E0" w:rsidP="00DC104C">
      <w:pPr>
        <w:ind w:firstLineChars="200" w:firstLine="420"/>
      </w:pPr>
      <w:r>
        <w:rPr>
          <w:rFonts w:hint="eastAsia"/>
        </w:rPr>
        <w:t>一旦</w:t>
      </w:r>
      <w:ins w:id="353" w:author="Liu, Jiatong" w:date="2023-09-19T16:31:00Z">
        <w:r w:rsidR="009969E3">
          <w:rPr>
            <w:rFonts w:hint="eastAsia"/>
          </w:rPr>
          <w:t>这些夜总会</w:t>
        </w:r>
      </w:ins>
      <w:del w:id="354" w:author="Liu, Jiatong" w:date="2023-09-19T16:31:00Z">
        <w:r w:rsidDel="009969E3">
          <w:rPr>
            <w:rFonts w:hint="eastAsia"/>
          </w:rPr>
          <w:delText>俱乐部</w:delText>
        </w:r>
      </w:del>
      <w:r>
        <w:rPr>
          <w:rFonts w:hint="eastAsia"/>
        </w:rPr>
        <w:t>的</w:t>
      </w:r>
      <w:ins w:id="355" w:author="Liu, Jiatong" w:date="2023-09-19T16:31:00Z">
        <w:r w:rsidR="009969E3">
          <w:rPr>
            <w:rFonts w:hint="eastAsia"/>
          </w:rPr>
          <w:t>经营</w:t>
        </w:r>
      </w:ins>
      <w:del w:id="356" w:author="Liu, Jiatong" w:date="2023-09-19T16:31:00Z">
        <w:r w:rsidDel="009969E3">
          <w:rPr>
            <w:rFonts w:hint="eastAsia"/>
          </w:rPr>
          <w:delText>运营</w:delText>
        </w:r>
      </w:del>
      <w:r>
        <w:rPr>
          <w:rFonts w:hint="eastAsia"/>
        </w:rPr>
        <w:t>涉及了</w:t>
      </w:r>
      <w:ins w:id="357" w:author="Liu, Jiatong" w:date="2023-09-19T16:32:00Z">
        <w:r w:rsidR="009969E3">
          <w:rPr>
            <w:rFonts w:hint="eastAsia"/>
          </w:rPr>
          <w:t>某些违法的行当，其他的犯罪行为</w:t>
        </w:r>
      </w:ins>
      <w:del w:id="358" w:author="Liu, Jiatong" w:date="2023-09-19T16:32:00Z">
        <w:r w:rsidDel="009969E3">
          <w:rPr>
            <w:rFonts w:hint="eastAsia"/>
          </w:rPr>
          <w:delText>犯罪行为，其他非法活动</w:delText>
        </w:r>
      </w:del>
      <w:r>
        <w:rPr>
          <w:rFonts w:hint="eastAsia"/>
        </w:rPr>
        <w:t>——毒品、赌博、卖淫和偶然的帮派（有时候会牵扯到警察）争夺地盘的打架就不可避免</w:t>
      </w:r>
      <w:r w:rsidR="00DC104C">
        <w:rPr>
          <w:rFonts w:hint="eastAsia"/>
        </w:rPr>
        <w:t>。这些，再加上美国传来的最新的爵士乐、喧闹的派对、饮酒到凌晨的纨绔子弟连夜不归，成了20世纪夜总会的常态。</w:t>
      </w:r>
    </w:p>
    <w:p w14:paraId="378B7434" w14:textId="10A26169" w:rsidR="00527EE2" w:rsidRDefault="00B32B52">
      <w:pPr>
        <w:ind w:firstLineChars="200" w:firstLine="420"/>
        <w:pPrChange w:id="359" w:author="Liu, Jiatong" w:date="2023-09-19T16:32:00Z">
          <w:pPr/>
        </w:pPrChange>
      </w:pPr>
      <w:r w:rsidRPr="00B32B52">
        <w:rPr>
          <w:rFonts w:hint="eastAsia"/>
        </w:rPr>
        <w:t>去夜总会是有钱人的消遣。</w:t>
      </w:r>
      <w:r>
        <w:rPr>
          <w:rFonts w:hint="eastAsia"/>
        </w:rPr>
        <w:t>夜总会的饮料是昂贵的，而且大多数俱乐部坚持严格的着装要求（通常是</w:t>
      </w:r>
      <w:r w:rsidRPr="00C24D05">
        <w:rPr>
          <w:rFonts w:hint="eastAsia"/>
          <w:strike/>
          <w:rPrChange w:id="360" w:author="Liu, Jiatong" w:date="2023-09-19T16:43:00Z">
            <w:rPr>
              <w:rFonts w:hint="eastAsia"/>
            </w:rPr>
          </w:rPrChange>
        </w:rPr>
        <w:t>小礼服</w:t>
      </w:r>
      <w:ins w:id="361" w:author="Liu, Jiatong" w:date="2023-09-19T16:43:00Z">
        <w:r w:rsidR="00C24D05">
          <w:rPr>
            <w:rFonts w:hint="eastAsia"/>
          </w:rPr>
          <w:t>燕尾服</w:t>
        </w:r>
      </w:ins>
      <w:r>
        <w:rPr>
          <w:rFonts w:hint="eastAsia"/>
        </w:rPr>
        <w:t>——可能也允许</w:t>
      </w:r>
      <w:ins w:id="362" w:author="Liu, Jiatong" w:date="2023-09-19T16:43:00Z">
        <w:r w:rsidR="00C24D05">
          <w:rPr>
            <w:rFonts w:hint="eastAsia"/>
          </w:rPr>
          <w:t>休闲</w:t>
        </w:r>
      </w:ins>
      <w:del w:id="363" w:author="Liu, Jiatong" w:date="2023-09-19T16:43:00Z">
        <w:r w:rsidDel="00C24D05">
          <w:rPr>
            <w:rFonts w:hint="eastAsia"/>
          </w:rPr>
          <w:delText>普通</w:delText>
        </w:r>
      </w:del>
      <w:r>
        <w:rPr>
          <w:rFonts w:hint="eastAsia"/>
        </w:rPr>
        <w:t>西装，可只是低档次的夜总会），入场费也非常高。比如：上邦德街（</w:t>
      </w:r>
      <w:r>
        <w:t xml:space="preserve">Upper Bond </w:t>
      </w:r>
      <w:r w:rsidRPr="00B32B52">
        <w:t>Street</w:t>
      </w:r>
      <w:r>
        <w:rPr>
          <w:rFonts w:hint="eastAsia"/>
        </w:rPr>
        <w:t>）的</w:t>
      </w:r>
      <w:r w:rsidRPr="00B32B52">
        <w:rPr>
          <w:rFonts w:hint="eastAsia"/>
        </w:rPr>
        <w:t>使馆俱乐部</w:t>
      </w:r>
      <w:r w:rsidRPr="00B32B52">
        <w:t>Embassy Club</w:t>
      </w:r>
      <w:r>
        <w:rPr>
          <w:rFonts w:hint="eastAsia"/>
        </w:rPr>
        <w:t>的入场费为21</w:t>
      </w:r>
      <w:r w:rsidR="006B79F1">
        <w:rPr>
          <w:rFonts w:hint="eastAsia"/>
        </w:rPr>
        <w:t>英镑——在现代这相当于1000多英镑——因此这里只针对特定的客户群，通常都是富人或者有富人资助的人。</w:t>
      </w:r>
    </w:p>
    <w:p w14:paraId="0522808C" w14:textId="6D080361" w:rsidR="00527EE2" w:rsidRPr="00512799" w:rsidRDefault="006B79F1" w:rsidP="006B79F1">
      <w:pPr>
        <w:ind w:firstLineChars="200" w:firstLine="420"/>
      </w:pPr>
      <w:r w:rsidRPr="006B79F1">
        <w:rPr>
          <w:rFonts w:hint="eastAsia"/>
        </w:rPr>
        <w:t>各俱乐部</w:t>
      </w:r>
      <w:r>
        <w:rPr>
          <w:rFonts w:hint="eastAsia"/>
        </w:rPr>
        <w:t>争相</w:t>
      </w:r>
      <w:r w:rsidRPr="006B79F1">
        <w:rPr>
          <w:rFonts w:hint="eastAsia"/>
        </w:rPr>
        <w:t>提供新的刺激以吸引顾客。</w:t>
      </w:r>
      <w:r>
        <w:rPr>
          <w:rFonts w:hint="eastAsia"/>
        </w:rPr>
        <w:t>鸡尾酒（战前被视为堕落的</w:t>
      </w:r>
      <w:r w:rsidR="00512799">
        <w:rPr>
          <w:rFonts w:hint="eastAsia"/>
        </w:rPr>
        <w:t>罪恶</w:t>
      </w:r>
      <w:r>
        <w:rPr>
          <w:rFonts w:hint="eastAsia"/>
        </w:rPr>
        <w:t>），爵士乐、美国来的黑人音乐家、新颖的灯光秀、充满异国风情的装潢</w:t>
      </w:r>
      <w:ins w:id="364" w:author="Liu, Jiatong" w:date="2023-09-19T16:44:00Z">
        <w:r w:rsidR="00C24D05">
          <w:rPr>
            <w:rFonts w:hint="eastAsia"/>
          </w:rPr>
          <w:t>、</w:t>
        </w:r>
      </w:ins>
      <w:del w:id="365" w:author="Liu, Jiatong" w:date="2023-09-19T16:44:00Z">
        <w:r w:rsidDel="00C24D05">
          <w:rPr>
            <w:rFonts w:hint="eastAsia"/>
          </w:rPr>
          <w:delText>，</w:delText>
        </w:r>
      </w:del>
      <w:r>
        <w:rPr>
          <w:rFonts w:hint="eastAsia"/>
        </w:rPr>
        <w:t>甚至还有大麻和可卡因</w:t>
      </w:r>
      <w:ins w:id="366" w:author="Liu, Jiatong" w:date="2023-09-19T16:44:00Z">
        <w:r w:rsidR="00C24D05">
          <w:rPr>
            <w:rFonts w:hint="eastAsia"/>
          </w:rPr>
          <w:t>——这些都</w:t>
        </w:r>
      </w:ins>
      <w:del w:id="367" w:author="Liu, Jiatong" w:date="2023-09-19T16:44:00Z">
        <w:r w:rsidDel="00C24D05">
          <w:rPr>
            <w:rFonts w:hint="eastAsia"/>
          </w:rPr>
          <w:delText>，</w:delText>
        </w:r>
      </w:del>
      <w:r>
        <w:rPr>
          <w:rFonts w:hint="eastAsia"/>
        </w:rPr>
        <w:t>在</w:t>
      </w:r>
      <w:ins w:id="368" w:author="Liu, Jiatong" w:date="2023-09-19T16:44:00Z">
        <w:r w:rsidR="00C24D05">
          <w:rPr>
            <w:rFonts w:hint="eastAsia"/>
          </w:rPr>
          <w:t>这个十年</w:t>
        </w:r>
      </w:ins>
      <w:del w:id="369" w:author="Liu, Jiatong" w:date="2023-09-19T16:44:00Z">
        <w:r w:rsidDel="00C24D05">
          <w:rPr>
            <w:rFonts w:hint="eastAsia"/>
          </w:rPr>
          <w:delText>十年内</w:delText>
        </w:r>
      </w:del>
      <w:r>
        <w:rPr>
          <w:rFonts w:hint="eastAsia"/>
        </w:rPr>
        <w:t>首次</w:t>
      </w:r>
      <w:ins w:id="370" w:author="Liu, Jiatong" w:date="2023-09-19T16:44:00Z">
        <w:r w:rsidR="00C24D05">
          <w:rPr>
            <w:rFonts w:hint="eastAsia"/>
          </w:rPr>
          <w:t>进入</w:t>
        </w:r>
      </w:ins>
      <w:del w:id="371" w:author="Liu, Jiatong" w:date="2023-09-19T16:44:00Z">
        <w:r w:rsidDel="00C24D05">
          <w:rPr>
            <w:rFonts w:hint="eastAsia"/>
          </w:rPr>
          <w:delText>广为</w:delText>
        </w:r>
      </w:del>
      <w:r>
        <w:rPr>
          <w:rFonts w:hint="eastAsia"/>
        </w:rPr>
        <w:t>英国社会</w:t>
      </w:r>
      <w:ins w:id="372" w:author="Liu, Jiatong" w:date="2023-09-19T16:44:00Z">
        <w:r w:rsidR="00C24D05">
          <w:rPr>
            <w:rFonts w:hint="eastAsia"/>
          </w:rPr>
          <w:t>的视野，伴随着你所能想象到</w:t>
        </w:r>
      </w:ins>
      <w:ins w:id="373" w:author="Liu, Jiatong" w:date="2023-09-19T16:45:00Z">
        <w:r w:rsidR="00C24D05">
          <w:rPr>
            <w:rFonts w:hint="eastAsia"/>
          </w:rPr>
          <w:t>属于那个时代的，对社会</w:t>
        </w:r>
        <w:r w:rsidR="003A4221">
          <w:rPr>
            <w:rFonts w:hint="eastAsia"/>
          </w:rPr>
          <w:t>衰退</w:t>
        </w:r>
        <w:r w:rsidR="00C24D05">
          <w:rPr>
            <w:rFonts w:hint="eastAsia"/>
          </w:rPr>
          <w:t>的忧虑</w:t>
        </w:r>
      </w:ins>
      <w:ins w:id="374" w:author="Liu, Jiatong" w:date="2023-09-19T16:46:00Z">
        <w:r w:rsidR="003A4221">
          <w:rPr>
            <w:rFonts w:hint="eastAsia"/>
          </w:rPr>
          <w:t>，和所有的高声阔论。</w:t>
        </w:r>
      </w:ins>
      <w:del w:id="375" w:author="Liu, Jiatong" w:date="2023-09-19T16:44:00Z">
        <w:r w:rsidDel="00C24D05">
          <w:rPr>
            <w:rFonts w:hint="eastAsia"/>
          </w:rPr>
          <w:delText>知晓</w:delText>
        </w:r>
      </w:del>
      <w:r>
        <w:rPr>
          <w:rFonts w:hint="eastAsia"/>
        </w:rPr>
        <w:t>，</w:t>
      </w:r>
      <w:commentRangeStart w:id="376"/>
      <w:r w:rsidRPr="00C24D05">
        <w:rPr>
          <w:rFonts w:hint="eastAsia"/>
          <w:strike/>
          <w:color w:val="FF0000"/>
          <w:rPrChange w:id="377" w:author="Liu, Jiatong" w:date="2023-09-19T16:39:00Z">
            <w:rPr>
              <w:rFonts w:hint="eastAsia"/>
              <w:color w:val="FF0000"/>
            </w:rPr>
          </w:rPrChange>
        </w:rPr>
        <w:t>伴随着理所当然的高声抗议、对社会衰退的忧虑、</w:t>
      </w:r>
      <w:r w:rsidR="00512799" w:rsidRPr="00C24D05">
        <w:rPr>
          <w:rFonts w:hint="eastAsia"/>
          <w:strike/>
          <w:color w:val="FF0000"/>
          <w:rPrChange w:id="378" w:author="Liu, Jiatong" w:date="2023-09-19T16:39:00Z">
            <w:rPr>
              <w:rFonts w:hint="eastAsia"/>
              <w:color w:val="FF0000"/>
            </w:rPr>
          </w:rPrChange>
        </w:rPr>
        <w:t>对警方和犯罪的牵涉。</w:t>
      </w:r>
      <w:commentRangeEnd w:id="376"/>
      <w:r w:rsidR="00C24D05">
        <w:rPr>
          <w:rStyle w:val="ad"/>
        </w:rPr>
        <w:commentReference w:id="376"/>
      </w:r>
      <w:r w:rsidR="00512799">
        <w:rPr>
          <w:rFonts w:hint="eastAsia"/>
        </w:rPr>
        <w:t>伦敦可能没有</w:t>
      </w:r>
      <w:r w:rsidR="00512799" w:rsidRPr="00512799">
        <w:rPr>
          <w:rFonts w:hint="eastAsia"/>
        </w:rPr>
        <w:t>美国东海岸</w:t>
      </w:r>
      <w:r w:rsidR="00512799">
        <w:rPr>
          <w:rFonts w:hint="eastAsia"/>
        </w:rPr>
        <w:t>那样有组织的暴徒，但这里</w:t>
      </w:r>
      <w:r w:rsidR="00512799" w:rsidRPr="00512799">
        <w:rPr>
          <w:rFonts w:hint="eastAsia"/>
        </w:rPr>
        <w:t>也并非没有危险。</w:t>
      </w:r>
    </w:p>
    <w:tbl>
      <w:tblPr>
        <w:tblStyle w:val="aa"/>
        <w:tblW w:w="0" w:type="auto"/>
        <w:tblLook w:val="04A0" w:firstRow="1" w:lastRow="0" w:firstColumn="1" w:lastColumn="0" w:noHBand="0" w:noVBand="1"/>
      </w:tblPr>
      <w:tblGrid>
        <w:gridCol w:w="8296"/>
      </w:tblGrid>
      <w:tr w:rsidR="00512799" w14:paraId="5433F2C3" w14:textId="77777777" w:rsidTr="00512799">
        <w:tc>
          <w:tcPr>
            <w:tcW w:w="8296" w:type="dxa"/>
          </w:tcPr>
          <w:p w14:paraId="0057B651" w14:textId="77777777" w:rsidR="00512799" w:rsidRDefault="00512799" w:rsidP="00512799">
            <w:pPr>
              <w:pStyle w:val="ab"/>
            </w:pPr>
            <w:r>
              <w:rPr>
                <w:rFonts w:hint="eastAsia"/>
              </w:rPr>
              <w:t>夜总会名册</w:t>
            </w:r>
          </w:p>
          <w:p w14:paraId="1BD1A1AC" w14:textId="18872DAD" w:rsidR="00512799" w:rsidRPr="00512799" w:rsidRDefault="00512799" w:rsidP="00666A7B">
            <w:pPr>
              <w:ind w:firstLineChars="200" w:firstLine="420"/>
            </w:pPr>
            <w:r w:rsidRPr="00512799">
              <w:rPr>
                <w:rFonts w:hint="eastAsia"/>
              </w:rPr>
              <w:t>伦敦警察厅的</w:t>
            </w:r>
            <w:r>
              <w:rPr>
                <w:rFonts w:hint="eastAsia"/>
              </w:rPr>
              <w:t>风化纠察队</w:t>
            </w:r>
            <w:r>
              <w:t>Vice Squa</w:t>
            </w:r>
            <w:r>
              <w:rPr>
                <w:rFonts w:hint="eastAsia"/>
              </w:rPr>
              <w:t>d</w:t>
            </w:r>
            <w:r w:rsidRPr="00512799">
              <w:rPr>
                <w:rFonts w:hint="eastAsia"/>
              </w:rPr>
              <w:t>保存着所谓的“</w:t>
            </w:r>
            <w:r>
              <w:rPr>
                <w:rFonts w:hint="eastAsia"/>
              </w:rPr>
              <w:t>夜总会名册</w:t>
            </w:r>
            <w:r w:rsidRPr="00512799">
              <w:rPr>
                <w:rFonts w:hint="eastAsia"/>
              </w:rPr>
              <w:t>”。</w:t>
            </w:r>
            <w:r>
              <w:rPr>
                <w:rFonts w:hint="eastAsia"/>
              </w:rPr>
              <w:t>这本书中记载了所有</w:t>
            </w:r>
            <w:r w:rsidR="00955108">
              <w:rPr>
                <w:rFonts w:hint="eastAsia"/>
              </w:rPr>
              <w:t>警方已知的</w:t>
            </w:r>
            <w:r>
              <w:rPr>
                <w:rFonts w:hint="eastAsia"/>
              </w:rPr>
              <w:t>夜总会，</w:t>
            </w:r>
            <w:r w:rsidR="00955108">
              <w:rPr>
                <w:rFonts w:hint="eastAsia"/>
              </w:rPr>
              <w:t>无论有没有执照，也记载了它们的老顾客、有关人员，以及经常光顾的已知的罪犯、毒贩、妓女的细节。任何有良好的警方关系的调查员都能发现，这些内容在追捕与伦敦夜生活有关的邪教徒（或者罪犯）时是非常珍贵的。这本书包含了“</w:t>
            </w:r>
            <w:r w:rsidR="00955108" w:rsidRPr="00955108">
              <w:rPr>
                <w:rFonts w:hint="eastAsia"/>
              </w:rPr>
              <w:t>在莱斯特广场</w:t>
            </w:r>
            <w:r w:rsidR="00955108">
              <w:t>Leicester</w:t>
            </w:r>
            <w:r w:rsidR="00955108" w:rsidRPr="00955108">
              <w:t xml:space="preserve"> Square</w:t>
            </w:r>
            <w:r w:rsidR="00955108" w:rsidRPr="00955108">
              <w:rPr>
                <w:rFonts w:hint="eastAsia"/>
              </w:rPr>
              <w:t>的厄洛斯雕像一英里内</w:t>
            </w:r>
            <w:r w:rsidR="00955108">
              <w:rPr>
                <w:rFonts w:hint="eastAsia"/>
              </w:rPr>
              <w:t>”（罗伯特·</w:t>
            </w:r>
            <w:r w:rsidR="00955108" w:rsidRPr="00955108">
              <w:rPr>
                <w:rFonts w:hint="eastAsia"/>
              </w:rPr>
              <w:t>费边</w:t>
            </w:r>
            <w:r w:rsidR="00955108">
              <w:t>Robert</w:t>
            </w:r>
            <w:r w:rsidR="00955108" w:rsidRPr="00955108">
              <w:t xml:space="preserve"> Fabian</w:t>
            </w:r>
            <w:r w:rsidR="00955108">
              <w:rPr>
                <w:rFonts w:hint="eastAsia"/>
              </w:rPr>
              <w:t>，</w:t>
            </w:r>
            <w:r w:rsidR="00666A7B">
              <w:rPr>
                <w:rFonts w:hint="eastAsia"/>
              </w:rPr>
              <w:t>《日落后的伦敦</w:t>
            </w:r>
            <w:r w:rsidR="00666A7B" w:rsidRPr="00666A7B">
              <w:t>London  After Dark</w:t>
            </w:r>
            <w:r w:rsidR="00666A7B">
              <w:rPr>
                <w:rFonts w:hint="eastAsia"/>
              </w:rPr>
              <w:t>》，</w:t>
            </w:r>
            <w:r w:rsidR="00955108">
              <w:rPr>
                <w:rFonts w:hint="eastAsia"/>
              </w:rPr>
              <w:t>1954）2~300家夜总会的详细信息</w:t>
            </w:r>
          </w:p>
        </w:tc>
      </w:tr>
    </w:tbl>
    <w:p w14:paraId="707BD351" w14:textId="14EFF308" w:rsidR="00527EE2" w:rsidRPr="00527EE2" w:rsidRDefault="00527EE2" w:rsidP="00527EE2"/>
    <w:p w14:paraId="18EB1CBF" w14:textId="544B41B0" w:rsidR="00C85043" w:rsidRDefault="00C85043" w:rsidP="00C85043">
      <w:pPr>
        <w:pStyle w:val="2"/>
      </w:pPr>
      <w:r>
        <w:rPr>
          <w:rFonts w:hint="eastAsia"/>
        </w:rPr>
        <w:t>伦敦的著名夜总会</w:t>
      </w:r>
    </w:p>
    <w:p w14:paraId="6623D739" w14:textId="3E661C4C" w:rsidR="00666A7B" w:rsidRDefault="00666A7B" w:rsidP="00542ACD">
      <w:pPr>
        <w:pStyle w:val="a3"/>
      </w:pPr>
      <w:r>
        <w:rPr>
          <w:rFonts w:hint="eastAsia"/>
        </w:rPr>
        <w:t>43俱乐部</w:t>
      </w:r>
      <w:r w:rsidRPr="00666A7B">
        <w:t>The 43 Club</w:t>
      </w:r>
      <w:r>
        <w:rPr>
          <w:rFonts w:hint="eastAsia"/>
        </w:rPr>
        <w:t>（</w:t>
      </w:r>
      <w:r w:rsidRPr="00666A7B">
        <w:rPr>
          <w:rFonts w:hint="eastAsia"/>
        </w:rPr>
        <w:t>爵禄街</w:t>
      </w:r>
      <w:r w:rsidRPr="00666A7B">
        <w:t>Gerrard Street</w:t>
      </w:r>
      <w:r>
        <w:rPr>
          <w:rFonts w:hint="eastAsia"/>
        </w:rPr>
        <w:t>）</w:t>
      </w:r>
    </w:p>
    <w:p w14:paraId="37145A1B" w14:textId="705A512E" w:rsidR="00666A7B" w:rsidRDefault="00700DEA" w:rsidP="00700DEA">
      <w:pPr>
        <w:ind w:firstLineChars="200" w:firstLine="420"/>
      </w:pPr>
      <w:del w:id="379" w:author="Liu, Jiatong" w:date="2023-09-19T16:47:00Z">
        <w:r w:rsidDel="003A4221">
          <w:rPr>
            <w:rFonts w:hint="eastAsia"/>
          </w:rPr>
          <w:delText>4</w:delText>
        </w:r>
        <w:r w:rsidDel="003A4221">
          <w:delText>3</w:delText>
        </w:r>
        <w:r w:rsidDel="003A4221">
          <w:rPr>
            <w:rFonts w:hint="eastAsia"/>
          </w:rPr>
          <w:delText>俱乐部为</w:delText>
        </w:r>
      </w:del>
      <w:r>
        <w:rPr>
          <w:rFonts w:hint="eastAsia"/>
        </w:rPr>
        <w:t>令人敬畏的</w:t>
      </w:r>
      <w:r w:rsidRPr="00700DEA">
        <w:rPr>
          <w:rFonts w:hint="eastAsia"/>
        </w:rPr>
        <w:t>凯特·</w:t>
      </w:r>
      <w:r>
        <w:rPr>
          <w:rFonts w:hint="eastAsia"/>
        </w:rPr>
        <w:t>梅里克</w:t>
      </w:r>
      <w:r w:rsidRPr="00700DEA">
        <w:t>(见pg.67)</w:t>
      </w:r>
      <w:ins w:id="380" w:author="Liu, Jiatong" w:date="2023-09-19T16:47:00Z">
        <w:r w:rsidR="003A4221">
          <w:rPr>
            <w:rFonts w:hint="eastAsia"/>
          </w:rPr>
          <w:t>的4</w:t>
        </w:r>
        <w:r w:rsidR="003A4221">
          <w:t>3</w:t>
        </w:r>
        <w:r w:rsidR="003A4221">
          <w:rPr>
            <w:rFonts w:hint="eastAsia"/>
          </w:rPr>
          <w:t>俱乐部</w:t>
        </w:r>
      </w:ins>
      <w:del w:id="381" w:author="Liu, Jiatong" w:date="2023-09-19T16:47:00Z">
        <w:r w:rsidDel="003A4221">
          <w:rPr>
            <w:rFonts w:hint="eastAsia"/>
          </w:rPr>
          <w:delText>所有，</w:delText>
        </w:r>
      </w:del>
      <w:ins w:id="382" w:author="Liu, Jiatong" w:date="2023-09-19T16:47:00Z">
        <w:r w:rsidR="003A4221">
          <w:rPr>
            <w:rFonts w:hint="eastAsia"/>
          </w:rPr>
          <w:t>也许</w:t>
        </w:r>
      </w:ins>
      <w:del w:id="383" w:author="Liu, Jiatong" w:date="2023-09-19T16:47:00Z">
        <w:r w:rsidDel="003A4221">
          <w:rPr>
            <w:rFonts w:hint="eastAsia"/>
          </w:rPr>
          <w:delText>可能</w:delText>
        </w:r>
      </w:del>
      <w:r>
        <w:rPr>
          <w:rFonts w:hint="eastAsia"/>
        </w:rPr>
        <w:t>是那个时代最著名的俱乐部。在它</w:t>
      </w:r>
      <w:r>
        <w:rPr>
          <w:rFonts w:hint="eastAsia"/>
        </w:rPr>
        <w:lastRenderedPageBreak/>
        <w:t>紧闭的大门之后，富人和名人举办着狂乱的聚会。这家俱乐部多次被警察突袭，但没有一位重要人士被现场逮捕，</w:t>
      </w:r>
      <w:ins w:id="384" w:author="Liu, Jiatong" w:date="2023-09-19T16:48:00Z">
        <w:r w:rsidR="003A4221">
          <w:rPr>
            <w:rFonts w:hint="eastAsia"/>
          </w:rPr>
          <w:t>这</w:t>
        </w:r>
      </w:ins>
      <w:del w:id="385" w:author="Liu, Jiatong" w:date="2023-09-19T16:48:00Z">
        <w:r w:rsidDel="003A4221">
          <w:rPr>
            <w:rFonts w:hint="eastAsia"/>
          </w:rPr>
          <w:delText>着</w:delText>
        </w:r>
      </w:del>
      <w:r>
        <w:rPr>
          <w:rFonts w:hint="eastAsia"/>
        </w:rPr>
        <w:t>都是多亏了一个通往</w:t>
      </w:r>
      <w:r w:rsidRPr="00700DEA">
        <w:rPr>
          <w:rFonts w:hint="eastAsia"/>
        </w:rPr>
        <w:t>新港坊</w:t>
      </w:r>
      <w:r w:rsidRPr="00700DEA">
        <w:t>Newport Place</w:t>
      </w:r>
      <w:r>
        <w:rPr>
          <w:rFonts w:hint="eastAsia"/>
        </w:rPr>
        <w:t>的秘密出口。</w:t>
      </w:r>
      <w:r w:rsidRPr="00700DEA">
        <w:rPr>
          <w:rFonts w:hint="eastAsia"/>
        </w:rPr>
        <w:t>塔鲁拉·班克赫德</w:t>
      </w:r>
      <w:r w:rsidRPr="00700DEA">
        <w:t>(Tallulah Bankhead)</w:t>
      </w:r>
      <w:r>
        <w:rPr>
          <w:rFonts w:hint="eastAsia"/>
        </w:rPr>
        <w:t>曾说43俱乐部是“吃早餐的好地方“，随后又说她晚上十点吃早餐。在这家俱乐部关闭之后，凯特·梅里克在1933年写了一本书——《</w:t>
      </w:r>
      <w:r w:rsidRPr="00700DEA">
        <w:t>43俱乐部的秘密The Secrets of the 43 Club</w:t>
      </w:r>
      <w:r>
        <w:rPr>
          <w:rFonts w:hint="eastAsia"/>
        </w:rPr>
        <w:t>》</w:t>
      </w:r>
    </w:p>
    <w:p w14:paraId="5D1B33D4" w14:textId="74845430" w:rsidR="00666A7B" w:rsidRDefault="00FA7DBE" w:rsidP="00542ACD">
      <w:pPr>
        <w:pStyle w:val="a3"/>
      </w:pPr>
      <w:r>
        <w:rPr>
          <w:rFonts w:hint="eastAsia"/>
        </w:rPr>
        <w:t>杂耍演员俱乐部</w:t>
      </w:r>
      <w:r w:rsidR="00666A7B">
        <w:t>The Hambone Club(Ham Yard)</w:t>
      </w:r>
    </w:p>
    <w:p w14:paraId="120EFE70" w14:textId="58362EC5" w:rsidR="00FA7DBE" w:rsidRPr="00FA7DBE" w:rsidRDefault="00FA7DBE" w:rsidP="00763D70">
      <w:pPr>
        <w:ind w:firstLineChars="200" w:firstLine="420"/>
      </w:pPr>
      <w:r w:rsidRPr="00FA7DBE">
        <w:rPr>
          <w:rFonts w:hint="eastAsia"/>
        </w:rPr>
        <w:t>“</w:t>
      </w:r>
      <w:r>
        <w:rPr>
          <w:rFonts w:hint="eastAsia"/>
        </w:rPr>
        <w:t>杂耍演员</w:t>
      </w:r>
      <w:r w:rsidRPr="00FA7DBE">
        <w:t>”于1922年开业，最初是一家提供“特殊艺术娱乐”的</w:t>
      </w:r>
      <w:r w:rsidRPr="00FA7DBE">
        <w:rPr>
          <w:rFonts w:hint="eastAsia"/>
        </w:rPr>
        <w:t>歌舞俱乐部</w:t>
      </w:r>
      <w:r>
        <w:rPr>
          <w:rFonts w:hint="eastAsia"/>
        </w:rPr>
        <w:t>,</w:t>
      </w:r>
      <w:r w:rsidR="00763D70">
        <w:rPr>
          <w:rFonts w:hint="eastAsia"/>
        </w:rPr>
        <w:t>它不仅受到放荡不羁的人、艺术家和</w:t>
      </w:r>
      <w:ins w:id="386" w:author="Liu, Jiatong" w:date="2023-09-19T16:56:00Z">
        <w:r w:rsidR="009B4B23">
          <w:rPr>
            <w:rFonts w:hint="eastAsia"/>
          </w:rPr>
          <w:t>怪人们的</w:t>
        </w:r>
      </w:ins>
      <w:del w:id="387" w:author="Liu, Jiatong" w:date="2023-09-19T16:56:00Z">
        <w:r w:rsidR="00763D70" w:rsidDel="009B4B23">
          <w:rPr>
            <w:rFonts w:hint="eastAsia"/>
          </w:rPr>
          <w:delText>“另类的”人群</w:delText>
        </w:r>
      </w:del>
      <w:r w:rsidR="00763D70">
        <w:rPr>
          <w:rFonts w:hint="eastAsia"/>
        </w:rPr>
        <w:t>喜爱，也在那些想要出入刺激场所的有钱有势的人群中广受欢迎。</w:t>
      </w:r>
    </w:p>
    <w:p w14:paraId="1874337C" w14:textId="7DA0CFB7" w:rsidR="00666A7B" w:rsidRDefault="00763D70" w:rsidP="00542ACD">
      <w:pPr>
        <w:pStyle w:val="a3"/>
      </w:pPr>
      <w:r>
        <w:rPr>
          <w:rFonts w:hint="eastAsia"/>
        </w:rPr>
        <w:t>小羊俱乐部</w:t>
      </w:r>
      <w:r w:rsidR="00666A7B">
        <w:t>Lambs’ Club (</w:t>
      </w:r>
      <w:r w:rsidR="00666A7B" w:rsidRPr="00666A7B">
        <w:rPr>
          <w:rFonts w:hint="eastAsia"/>
        </w:rPr>
        <w:t>莱斯特广场</w:t>
      </w:r>
      <w:r w:rsidR="00666A7B">
        <w:t>Leicester Square)</w:t>
      </w:r>
    </w:p>
    <w:p w14:paraId="236DC19B" w14:textId="3B6E1C17" w:rsidR="00666A7B" w:rsidRPr="00683DE2" w:rsidRDefault="00763D70" w:rsidP="00683DE2">
      <w:pPr>
        <w:ind w:firstLineChars="200" w:firstLine="420"/>
        <w:rPr>
          <w:color w:val="FF0000"/>
        </w:rPr>
      </w:pPr>
      <w:del w:id="388" w:author="Liu, Jiatong" w:date="2023-09-19T17:12:00Z">
        <w:r w:rsidDel="006B6135">
          <w:rPr>
            <w:rFonts w:hint="eastAsia"/>
          </w:rPr>
          <w:delText>小羊俱乐部</w:delText>
        </w:r>
      </w:del>
      <w:r>
        <w:rPr>
          <w:rFonts w:hint="eastAsia"/>
        </w:rPr>
        <w:t>因没有楼梯，只能搭乘一部电梯进出</w:t>
      </w:r>
      <w:ins w:id="389" w:author="Liu, Jiatong" w:date="2023-09-19T17:12:00Z">
        <w:r w:rsidR="006B6135">
          <w:rPr>
            <w:rFonts w:hint="eastAsia"/>
          </w:rPr>
          <w:t>，</w:t>
        </w:r>
      </w:ins>
      <w:del w:id="390" w:author="Liu, Jiatong" w:date="2023-09-19T17:12:00Z">
        <w:r w:rsidDel="006B6135">
          <w:rPr>
            <w:rFonts w:hint="eastAsia"/>
          </w:rPr>
          <w:delText>而闻名，因为</w:delText>
        </w:r>
      </w:del>
      <w:r>
        <w:rPr>
          <w:rFonts w:hint="eastAsia"/>
        </w:rPr>
        <w:t>警察很难突袭</w:t>
      </w:r>
      <w:ins w:id="391" w:author="Liu, Jiatong" w:date="2023-09-19T17:12:00Z">
        <w:r w:rsidR="006B6135">
          <w:rPr>
            <w:rFonts w:hint="eastAsia"/>
          </w:rPr>
          <w:t>小羊俱乐部</w:t>
        </w:r>
      </w:ins>
      <w:del w:id="392" w:author="Liu, Jiatong" w:date="2023-09-19T17:12:00Z">
        <w:r w:rsidDel="006B6135">
          <w:rPr>
            <w:rFonts w:hint="eastAsia"/>
          </w:rPr>
          <w:delText>这个地方</w:delText>
        </w:r>
      </w:del>
      <w:r>
        <w:rPr>
          <w:rFonts w:hint="eastAsia"/>
        </w:rPr>
        <w:t>，更不用说</w:t>
      </w:r>
      <w:r w:rsidRPr="00763D70">
        <w:rPr>
          <w:rFonts w:hint="eastAsia"/>
          <w:color w:val="FF0000"/>
        </w:rPr>
        <w:t>抓获非法活动</w:t>
      </w:r>
      <w:r>
        <w:rPr>
          <w:rFonts w:hint="eastAsia"/>
          <w:color w:val="FF0000"/>
        </w:rPr>
        <w:t>，</w:t>
      </w:r>
      <w:r w:rsidRPr="00763D70">
        <w:rPr>
          <w:rFonts w:hint="eastAsia"/>
        </w:rPr>
        <w:t>因此这里颇具人气</w:t>
      </w:r>
      <w:r>
        <w:rPr>
          <w:rFonts w:hint="eastAsia"/>
        </w:rPr>
        <w:t>。</w:t>
      </w:r>
      <w:r w:rsidRPr="00763D70">
        <w:rPr>
          <w:rFonts w:hint="eastAsia"/>
        </w:rPr>
        <w:t>电梯里有一个特别的按钮</w:t>
      </w:r>
      <w:r>
        <w:rPr>
          <w:rFonts w:hint="eastAsia"/>
        </w:rPr>
        <w:t>，看门人</w:t>
      </w:r>
      <w:ins w:id="393" w:author="Liu, Jiatong" w:date="2023-09-19T17:13:00Z">
        <w:r w:rsidR="006B6135">
          <w:rPr>
            <w:rFonts w:hint="eastAsia"/>
          </w:rPr>
          <w:t>以此为吧台区望风，</w:t>
        </w:r>
      </w:ins>
      <w:del w:id="394" w:author="Liu, Jiatong" w:date="2023-09-19T17:13:00Z">
        <w:r w:rsidDel="006B6135">
          <w:rPr>
            <w:rFonts w:hint="eastAsia"/>
          </w:rPr>
          <w:delText>可以以此来通知</w:delText>
        </w:r>
        <w:r w:rsidRPr="00763D70" w:rsidDel="006B6135">
          <w:rPr>
            <w:rFonts w:hint="eastAsia"/>
          </w:rPr>
          <w:delText>吧台区</w:delText>
        </w:r>
        <w:r w:rsidDel="006B6135">
          <w:rPr>
            <w:rFonts w:hint="eastAsia"/>
          </w:rPr>
          <w:delText>警方要来突袭，</w:delText>
        </w:r>
      </w:del>
      <w:r>
        <w:rPr>
          <w:rFonts w:hint="eastAsia"/>
        </w:rPr>
        <w:t>留出足够的时间</w:t>
      </w:r>
      <w:r w:rsidR="00683DE2" w:rsidRPr="00683DE2">
        <w:rPr>
          <w:rFonts w:hint="eastAsia"/>
          <w:color w:val="FF0000"/>
        </w:rPr>
        <w:t>用姜汁汽水</w:t>
      </w:r>
      <w:r w:rsidR="00683DE2">
        <w:rPr>
          <w:rFonts w:hint="eastAsia"/>
          <w:color w:val="FF0000"/>
        </w:rPr>
        <w:t>代替</w:t>
      </w:r>
      <w:r w:rsidR="00683DE2">
        <w:rPr>
          <w:rFonts w:hint="eastAsia"/>
        </w:rPr>
        <w:t>酒精，并且</w:t>
      </w:r>
      <w:r>
        <w:rPr>
          <w:rFonts w:hint="eastAsia"/>
        </w:rPr>
        <w:t>藏匿</w:t>
      </w:r>
      <w:r w:rsidR="00683DE2">
        <w:rPr>
          <w:rFonts w:hint="eastAsia"/>
        </w:rPr>
        <w:t>起</w:t>
      </w:r>
      <w:r>
        <w:rPr>
          <w:rFonts w:hint="eastAsia"/>
        </w:rPr>
        <w:t>非法毒品，</w:t>
      </w:r>
      <w:r w:rsidR="00683DE2">
        <w:rPr>
          <w:rFonts w:hint="eastAsia"/>
          <w:color w:val="FF0000"/>
        </w:rPr>
        <w:t>。</w:t>
      </w:r>
    </w:p>
    <w:p w14:paraId="26C5C376" w14:textId="416F532E" w:rsidR="00666A7B" w:rsidRDefault="00683DE2" w:rsidP="00542ACD">
      <w:pPr>
        <w:pStyle w:val="a3"/>
      </w:pPr>
      <w:r>
        <w:rPr>
          <w:rFonts w:hint="eastAsia"/>
        </w:rPr>
        <w:t>踢踏俱乐部</w:t>
      </w:r>
      <w:r w:rsidR="00666A7B" w:rsidRPr="00666A7B">
        <w:t>Shim Sham Club (</w:t>
      </w:r>
      <w:r w:rsidR="00666A7B" w:rsidRPr="00666A7B">
        <w:rPr>
          <w:rFonts w:hint="eastAsia"/>
        </w:rPr>
        <w:t>沃德街</w:t>
      </w:r>
      <w:r w:rsidR="00666A7B" w:rsidRPr="00666A7B">
        <w:t>Wardour Street)</w:t>
      </w:r>
    </w:p>
    <w:p w14:paraId="4DD415DB" w14:textId="066B49CB" w:rsidR="00683DE2" w:rsidRPr="00683DE2" w:rsidRDefault="00683DE2" w:rsidP="00683DE2">
      <w:pPr>
        <w:ind w:firstLineChars="200" w:firstLine="420"/>
      </w:pPr>
      <w:r>
        <w:rPr>
          <w:rFonts w:hint="eastAsia"/>
        </w:rPr>
        <w:t>踢踏俱乐部在广告中称自己为“伦敦的</w:t>
      </w:r>
      <w:commentRangeStart w:id="395"/>
      <w:r>
        <w:rPr>
          <w:rFonts w:hint="eastAsia"/>
        </w:rPr>
        <w:t>哈莱姆</w:t>
      </w:r>
      <w:commentRangeEnd w:id="395"/>
      <w:r w:rsidR="006B6135">
        <w:rPr>
          <w:rStyle w:val="ad"/>
        </w:rPr>
        <w:commentReference w:id="395"/>
      </w:r>
      <w:r>
        <w:rPr>
          <w:rFonts w:hint="eastAsia"/>
        </w:rPr>
        <w:t>”，这里</w:t>
      </w:r>
      <w:r>
        <w:t>是</w:t>
      </w:r>
      <w:r w:rsidRPr="00683DE2">
        <w:t>美国黑人</w:t>
      </w:r>
      <w:r>
        <w:rPr>
          <w:rFonts w:hint="eastAsia"/>
        </w:rPr>
        <w:t>侨民</w:t>
      </w:r>
      <w:r w:rsidRPr="00683DE2">
        <w:t>音乐家的天堂，</w:t>
      </w:r>
      <w:r>
        <w:rPr>
          <w:rFonts w:hint="eastAsia"/>
        </w:rPr>
        <w:t>这里最大的特色就是跨种族</w:t>
      </w:r>
      <w:r w:rsidRPr="00683DE2">
        <w:rPr>
          <w:rFonts w:hint="eastAsia"/>
        </w:rPr>
        <w:t>舞蹈</w:t>
      </w:r>
      <w:r>
        <w:rPr>
          <w:rFonts w:hint="eastAsia"/>
        </w:rPr>
        <w:t>这样的</w:t>
      </w:r>
      <w:r w:rsidRPr="00683DE2">
        <w:rPr>
          <w:rFonts w:hint="eastAsia"/>
        </w:rPr>
        <w:t>创新</w:t>
      </w:r>
      <w:r>
        <w:rPr>
          <w:rFonts w:hint="eastAsia"/>
        </w:rPr>
        <w:t>举动</w:t>
      </w:r>
      <w:r w:rsidRPr="00683DE2">
        <w:rPr>
          <w:rFonts w:hint="eastAsia"/>
        </w:rPr>
        <w:t>。道格拉斯·费尔班克斯</w:t>
      </w:r>
      <w:r w:rsidRPr="00683DE2">
        <w:t>(Douglas Fairbanks)</w:t>
      </w:r>
      <w:r>
        <w:rPr>
          <w:rFonts w:hint="eastAsia"/>
        </w:rPr>
        <w:t>到访</w:t>
      </w:r>
      <w:r w:rsidRPr="00683DE2">
        <w:t>伦敦时</w:t>
      </w:r>
      <w:r>
        <w:rPr>
          <w:rFonts w:hint="eastAsia"/>
        </w:rPr>
        <w:t>曾来过这里</w:t>
      </w:r>
      <w:r w:rsidRPr="00683DE2">
        <w:t>。</w:t>
      </w:r>
    </w:p>
    <w:p w14:paraId="0B8A04E6" w14:textId="2F835DAC" w:rsidR="00666A7B" w:rsidRDefault="00C57259" w:rsidP="00542ACD">
      <w:pPr>
        <w:pStyle w:val="a3"/>
      </w:pPr>
      <w:r w:rsidRPr="00C57259">
        <w:rPr>
          <w:rFonts w:hint="eastAsia"/>
        </w:rPr>
        <w:t>使馆俱乐部</w:t>
      </w:r>
      <w:r w:rsidRPr="00C57259">
        <w:t>The Embassy Club</w:t>
      </w:r>
      <w:r>
        <w:rPr>
          <w:rFonts w:hint="eastAsia"/>
        </w:rPr>
        <w:t>（</w:t>
      </w:r>
      <w:r w:rsidRPr="00C57259">
        <w:rPr>
          <w:rFonts w:hint="eastAsia"/>
        </w:rPr>
        <w:t>老邦德街</w:t>
      </w:r>
      <w:r w:rsidRPr="00C57259">
        <w:t>Old Bond Street</w:t>
      </w:r>
      <w:r>
        <w:rPr>
          <w:rFonts w:hint="eastAsia"/>
        </w:rPr>
        <w:t>）</w:t>
      </w:r>
    </w:p>
    <w:p w14:paraId="4B51EB80" w14:textId="2CA0050B" w:rsidR="00E34D6B" w:rsidRPr="00E34D6B" w:rsidRDefault="00E34D6B" w:rsidP="00E34D6B">
      <w:pPr>
        <w:ind w:firstLineChars="200" w:firstLine="420"/>
      </w:pPr>
      <w:r w:rsidRPr="00E34D6B">
        <w:rPr>
          <w:rFonts w:hint="eastAsia"/>
        </w:rPr>
        <w:t>伦敦最昂贵、最高档的俱乐部，经理路易吉“认识每个人</w:t>
      </w:r>
      <w:r w:rsidRPr="00E34D6B">
        <w:t>!”</w:t>
      </w:r>
      <w:r>
        <w:rPr>
          <w:rFonts w:hint="eastAsia"/>
        </w:rPr>
        <w:t>。常客</w:t>
      </w:r>
      <w:r w:rsidRPr="00E34D6B">
        <w:t>包括威尔士亲王(后来的爱德华七世)，1925年之后，</w:t>
      </w:r>
      <w:r>
        <w:rPr>
          <w:rFonts w:hint="eastAsia"/>
        </w:rPr>
        <w:t>他还搂着</w:t>
      </w:r>
      <w:r w:rsidRPr="00E34D6B">
        <w:rPr>
          <w:rFonts w:hint="eastAsia"/>
        </w:rPr>
        <w:t>华里丝·辛普森</w:t>
      </w:r>
      <w:r>
        <w:rPr>
          <w:rFonts w:hint="eastAsia"/>
        </w:rPr>
        <w:t>在此地合影</w:t>
      </w:r>
      <w:r w:rsidRPr="00E34D6B">
        <w:t>。</w:t>
      </w:r>
    </w:p>
    <w:p w14:paraId="5D756BF0" w14:textId="52B35C1B" w:rsidR="00E34D6B" w:rsidRDefault="00FC3F3F" w:rsidP="00542ACD">
      <w:pPr>
        <w:pStyle w:val="a3"/>
      </w:pPr>
      <w:ins w:id="396" w:author="Liu, Jiatong" w:date="2023-09-19T17:21:00Z">
        <w:r>
          <w:rPr>
            <w:rFonts w:hint="eastAsia"/>
          </w:rPr>
          <w:t>指间情调</w:t>
        </w:r>
      </w:ins>
      <w:r w:rsidR="00C57259">
        <w:t>The Bag o’ Nails (</w:t>
      </w:r>
      <w:r w:rsidR="00C57259" w:rsidRPr="00C57259">
        <w:rPr>
          <w:rFonts w:hint="eastAsia"/>
        </w:rPr>
        <w:t>金利街</w:t>
      </w:r>
      <w:r w:rsidR="00C57259">
        <w:t>Kingly Street)</w:t>
      </w:r>
    </w:p>
    <w:p w14:paraId="0CADAB8A" w14:textId="37DF866C" w:rsidR="00E34D6B" w:rsidRPr="00E34D6B" w:rsidRDefault="00E34D6B" w:rsidP="00702FD3">
      <w:pPr>
        <w:ind w:firstLineChars="200" w:firstLine="420"/>
      </w:pPr>
      <w:r>
        <w:rPr>
          <w:rFonts w:hint="eastAsia"/>
        </w:rPr>
        <w:t>在英国的音乐领域，这可能是那个时代最重要的俱乐部。来自国内外的摇摆乐和爵士乐手</w:t>
      </w:r>
      <w:r w:rsidR="00702FD3">
        <w:rPr>
          <w:rFonts w:hint="eastAsia"/>
        </w:rPr>
        <w:t>在舞台上并肩演奏，貌美英俊的人在舞池中彻夜舞蹈。</w:t>
      </w:r>
    </w:p>
    <w:p w14:paraId="79FC2781" w14:textId="06C8AA6C" w:rsidR="00C57259" w:rsidRDefault="00C57259" w:rsidP="00542ACD">
      <w:pPr>
        <w:pStyle w:val="a3"/>
      </w:pPr>
      <w:r>
        <w:rPr>
          <w:rFonts w:hint="eastAsia"/>
        </w:rPr>
        <w:t>石像鬼</w:t>
      </w:r>
      <w:r w:rsidRPr="00C57259">
        <w:t>The Gargoyle</w:t>
      </w:r>
      <w:r>
        <w:rPr>
          <w:rFonts w:hint="eastAsia"/>
        </w:rPr>
        <w:t>（</w:t>
      </w:r>
      <w:r>
        <w:t>麦尔德大街</w:t>
      </w:r>
      <w:proofErr w:type="spellStart"/>
      <w:r w:rsidRPr="00C57259">
        <w:t>Meard</w:t>
      </w:r>
      <w:proofErr w:type="spellEnd"/>
      <w:r w:rsidRPr="00C57259">
        <w:t xml:space="preserve"> Street</w:t>
      </w:r>
      <w:r>
        <w:t xml:space="preserve"> </w:t>
      </w:r>
      <w:r>
        <w:rPr>
          <w:rFonts w:hint="eastAsia"/>
        </w:rPr>
        <w:t>1928年搬至</w:t>
      </w:r>
      <w:r w:rsidRPr="00C57259">
        <w:t xml:space="preserve"> Dean street</w:t>
      </w:r>
      <w:r w:rsidRPr="00C57259">
        <w:rPr>
          <w:rFonts w:hint="eastAsia"/>
        </w:rPr>
        <w:t>迪恩街</w:t>
      </w:r>
      <w:r>
        <w:rPr>
          <w:rFonts w:hint="eastAsia"/>
        </w:rPr>
        <w:t>）</w:t>
      </w:r>
    </w:p>
    <w:p w14:paraId="1EEACD69" w14:textId="5591F606" w:rsidR="00702FD3" w:rsidRDefault="00702FD3" w:rsidP="00702FD3">
      <w:pPr>
        <w:ind w:firstLineChars="200" w:firstLine="420"/>
      </w:pPr>
      <w:r>
        <w:rPr>
          <w:rFonts w:hint="eastAsia"/>
        </w:rPr>
        <w:t>建于1925年的石像鬼俱乐部，是一所充满艺术气息的酒馆，这里有大型宴会厅、酒吧、咖啡室和起居室。这家俱乐部吸引了众多艺术家、政治家和社会激进分子，甚至包括</w:t>
      </w:r>
      <w:r w:rsidRPr="00702FD3">
        <w:rPr>
          <w:rFonts w:hint="eastAsia"/>
        </w:rPr>
        <w:t>弗雷</w:t>
      </w:r>
      <w:r w:rsidRPr="00702FD3">
        <w:rPr>
          <w:rFonts w:hint="eastAsia"/>
        </w:rPr>
        <w:lastRenderedPageBreak/>
        <w:t>德·阿斯坦（</w:t>
      </w:r>
      <w:r w:rsidRPr="00702FD3">
        <w:t>Fred Astaire</w:t>
      </w:r>
      <w:r>
        <w:rPr>
          <w:rFonts w:hint="eastAsia"/>
        </w:rPr>
        <w:t>）</w:t>
      </w:r>
    </w:p>
    <w:p w14:paraId="4E76C1DA" w14:textId="5199DBC6" w:rsidR="00C57259" w:rsidRDefault="00C57259" w:rsidP="00542ACD">
      <w:pPr>
        <w:pStyle w:val="a3"/>
      </w:pPr>
      <w:r w:rsidRPr="00C57259">
        <w:rPr>
          <w:rFonts w:hint="eastAsia"/>
        </w:rPr>
        <w:t>巴黎咖啡馆</w:t>
      </w:r>
      <w:r>
        <w:t>The Café de Paris (</w:t>
      </w:r>
      <w:r w:rsidRPr="00C57259">
        <w:rPr>
          <w:rFonts w:hint="eastAsia"/>
        </w:rPr>
        <w:t>考文垂大街</w:t>
      </w:r>
      <w:r>
        <w:t>Coventry Stree</w:t>
      </w:r>
      <w:r>
        <w:rPr>
          <w:rFonts w:hint="eastAsia"/>
        </w:rPr>
        <w:t>t)</w:t>
      </w:r>
    </w:p>
    <w:p w14:paraId="748E0574" w14:textId="032F00E1" w:rsidR="00702FD3" w:rsidRPr="00C57259" w:rsidRDefault="0008593D" w:rsidP="0008593D">
      <w:pPr>
        <w:ind w:firstLineChars="200" w:firstLine="420"/>
      </w:pPr>
      <w:r>
        <w:rPr>
          <w:rFonts w:hint="eastAsia"/>
        </w:rPr>
        <w:t>巴黎咖啡馆于1923年开业，因为威尔士亲王是这里的常客，这家店迅速成名。</w:t>
      </w:r>
      <w:r w:rsidRPr="0008593D">
        <w:rPr>
          <w:rFonts w:hint="eastAsia"/>
        </w:rPr>
        <w:t>露易丝·布鲁克斯（</w:t>
      </w:r>
      <w:r w:rsidRPr="0008593D">
        <w:t>Louise</w:t>
      </w:r>
      <w:r>
        <w:rPr>
          <w:rFonts w:hint="eastAsia"/>
        </w:rPr>
        <w:t>·</w:t>
      </w:r>
      <w:r w:rsidRPr="0008593D">
        <w:t>Brooks）</w:t>
      </w:r>
      <w:r>
        <w:rPr>
          <w:rFonts w:hint="eastAsia"/>
        </w:rPr>
        <w:t>曾在这家俱乐部表演，她将</w:t>
      </w:r>
      <w:r w:rsidRPr="0008593D">
        <w:rPr>
          <w:rFonts w:hint="eastAsia"/>
        </w:rPr>
        <w:t>查尔斯顿舞的狂热带给了英国人。</w:t>
      </w:r>
    </w:p>
    <w:p w14:paraId="059C8797" w14:textId="7474AA94" w:rsidR="00C57259" w:rsidRDefault="00C57259" w:rsidP="00C57259">
      <w:pPr>
        <w:pStyle w:val="2"/>
      </w:pPr>
      <w:r>
        <w:rPr>
          <w:rFonts w:hint="eastAsia"/>
        </w:rPr>
        <w:t>伦敦的著名酒吧</w:t>
      </w:r>
    </w:p>
    <w:p w14:paraId="11D4CD7E" w14:textId="5546E002" w:rsidR="0008593D" w:rsidRDefault="0008593D" w:rsidP="0008593D">
      <w:pPr>
        <w:ind w:firstLineChars="200" w:firstLine="420"/>
      </w:pPr>
      <w:r>
        <w:rPr>
          <w:rFonts w:hint="eastAsia"/>
        </w:rPr>
        <w:t>伦敦的酒吧是一种文化。每间酒吧都是独立的，拥有独特的趣事、特色和顾客群，这些通常取决于一间酒吧的所在地。</w:t>
      </w:r>
      <w:r w:rsidRPr="0008593D">
        <w:rPr>
          <w:rFonts w:hint="eastAsia"/>
        </w:rPr>
        <w:t>酒馆</w:t>
      </w:r>
      <w:r>
        <w:rPr>
          <w:rFonts w:hint="eastAsia"/>
        </w:rPr>
        <w:t>是职业男性主要的娱乐消遣场所之一，而在1920年代，随着战争带来的社会变革，酒馆也逐渐成为</w:t>
      </w:r>
      <w:r w:rsidRPr="0008593D">
        <w:rPr>
          <w:rFonts w:hint="eastAsia"/>
        </w:rPr>
        <w:t>职业女性</w:t>
      </w:r>
      <w:r>
        <w:rPr>
          <w:rFonts w:hint="eastAsia"/>
        </w:rPr>
        <w:t>的主要休闲场所之一。</w:t>
      </w:r>
    </w:p>
    <w:p w14:paraId="6E124BD2" w14:textId="5D1CBCB9" w:rsidR="00C57259" w:rsidRDefault="00484287" w:rsidP="00484287">
      <w:pPr>
        <w:ind w:firstLineChars="200" w:firstLine="420"/>
      </w:pPr>
      <w:r>
        <w:rPr>
          <w:rFonts w:hint="eastAsia"/>
        </w:rPr>
        <w:t>对于人们来说，</w:t>
      </w:r>
      <w:r w:rsidR="0008593D">
        <w:rPr>
          <w:rFonts w:hint="eastAsia"/>
        </w:rPr>
        <w:t>伦敦的酒吧有多种功能，</w:t>
      </w:r>
      <w:r>
        <w:rPr>
          <w:rFonts w:hint="eastAsia"/>
        </w:rPr>
        <w:t>这些酒吧能快速适应时代发展的变化和需求。它们可以容纳窃贼和销赃人、妓女、时髦的人、</w:t>
      </w:r>
      <w:r w:rsidR="00EC5FE0">
        <w:rPr>
          <w:rFonts w:hint="eastAsia"/>
        </w:rPr>
        <w:t>波西米亚人</w:t>
      </w:r>
      <w:r>
        <w:rPr>
          <w:rFonts w:hint="eastAsia"/>
        </w:rPr>
        <w:t>、同性恋、诗人、演员和警察，以及这些人的组合，或者任何可能聚集在一起的团体。</w:t>
      </w:r>
    </w:p>
    <w:p w14:paraId="77126BAC" w14:textId="6E6D07FA" w:rsidR="00C57259" w:rsidRDefault="00C57259" w:rsidP="00542ACD">
      <w:pPr>
        <w:pStyle w:val="a3"/>
      </w:pPr>
      <w:r w:rsidRPr="00C57259">
        <w:rPr>
          <w:rFonts w:hint="eastAsia"/>
        </w:rPr>
        <w:t>约克</w:t>
      </w:r>
      <w:ins w:id="397" w:author="Liu, Jiatong" w:date="2023-09-19T17:31:00Z">
        <w:r w:rsidR="00C17E12">
          <w:rPr>
            <w:rFonts w:hint="eastAsia"/>
          </w:rPr>
          <w:t>主教</w:t>
        </w:r>
      </w:ins>
      <w:del w:id="398" w:author="Liu, Jiatong" w:date="2023-09-19T17:30:00Z">
        <w:r w:rsidRPr="00C57259" w:rsidDel="00C17E12">
          <w:rPr>
            <w:rFonts w:hint="eastAsia"/>
          </w:rPr>
          <w:delText>大教堂</w:delText>
        </w:r>
      </w:del>
      <w:r>
        <w:t>The York Minster (</w:t>
      </w:r>
      <w:r>
        <w:rPr>
          <w:rFonts w:hint="eastAsia"/>
        </w:rPr>
        <w:t>迪恩街</w:t>
      </w:r>
      <w:r>
        <w:t>Dean Street)</w:t>
      </w:r>
    </w:p>
    <w:p w14:paraId="099DEB13" w14:textId="754C0F6C" w:rsidR="00484287" w:rsidRPr="00C57259" w:rsidRDefault="00484287" w:rsidP="00EC5FE0">
      <w:pPr>
        <w:ind w:firstLineChars="200" w:firstLine="420"/>
      </w:pPr>
      <w:r w:rsidRPr="00484287">
        <w:t>1914年之前被称</w:t>
      </w:r>
      <w:ins w:id="399" w:author="Liu, Jiatong" w:date="2023-09-19T17:31:00Z">
        <w:r w:rsidR="00C17E12">
          <w:rPr>
            <w:rFonts w:hint="eastAsia"/>
          </w:rPr>
          <w:t>作“</w:t>
        </w:r>
      </w:ins>
      <w:del w:id="400" w:author="Liu, Jiatong" w:date="2023-09-19T17:31:00Z">
        <w:r w:rsidRPr="00484287" w:rsidDel="00C17E12">
          <w:delText>为</w:delText>
        </w:r>
      </w:del>
      <w:r w:rsidRPr="00484287">
        <w:t>德国</w:t>
      </w:r>
      <w:ins w:id="401" w:author="Liu, Jiatong" w:date="2023-09-19T17:31:00Z">
        <w:r w:rsidR="00C17E12">
          <w:rPr>
            <w:rFonts w:hint="eastAsia"/>
          </w:rPr>
          <w:t>人</w:t>
        </w:r>
      </w:ins>
      <w:r>
        <w:rPr>
          <w:rFonts w:hint="eastAsia"/>
        </w:rPr>
        <w:t>酒吧</w:t>
      </w:r>
      <w:ins w:id="402" w:author="Liu, Jiatong" w:date="2023-09-19T17:31:00Z">
        <w:r w:rsidR="00C17E12">
          <w:rPr>
            <w:rFonts w:hint="eastAsia"/>
          </w:rPr>
          <w:t>”</w:t>
        </w:r>
      </w:ins>
      <w:r>
        <w:t>German</w:t>
      </w:r>
      <w:r w:rsidRPr="00484287">
        <w:t xml:space="preserve"> Pub，</w:t>
      </w:r>
      <w:r>
        <w:rPr>
          <w:rFonts w:hint="eastAsia"/>
        </w:rPr>
        <w:t>1914年，它被卖给了比利时人维克多·</w:t>
      </w:r>
      <w:r w:rsidRPr="00484287">
        <w:rPr>
          <w:rFonts w:hint="eastAsia"/>
        </w:rPr>
        <w:t>比勒蒙特</w:t>
      </w:r>
      <w:r>
        <w:t>Victor</w:t>
      </w:r>
      <w:r w:rsidRPr="00484287">
        <w:t xml:space="preserve"> </w:t>
      </w:r>
      <w:proofErr w:type="spellStart"/>
      <w:r w:rsidRPr="00484287">
        <w:t>Berlemont</w:t>
      </w:r>
      <w:proofErr w:type="spellEnd"/>
      <w:r>
        <w:rPr>
          <w:rFonts w:hint="eastAsia"/>
        </w:rPr>
        <w:t>，之后就被称为</w:t>
      </w:r>
      <w:r w:rsidRPr="00484287">
        <w:rPr>
          <w:rFonts w:hint="eastAsia"/>
        </w:rPr>
        <w:t>法国</w:t>
      </w:r>
      <w:ins w:id="403" w:author="Liu, Jiatong" w:date="2023-09-19T17:33:00Z">
        <w:r w:rsidR="00C17E12">
          <w:rPr>
            <w:rFonts w:hint="eastAsia"/>
          </w:rPr>
          <w:t>人</w:t>
        </w:r>
      </w:ins>
      <w:r>
        <w:rPr>
          <w:rFonts w:hint="eastAsia"/>
        </w:rPr>
        <w:t>酒吧</w:t>
      </w:r>
      <w:r>
        <w:t>French</w:t>
      </w:r>
      <w:r w:rsidRPr="00484287">
        <w:t xml:space="preserve"> pub</w:t>
      </w:r>
      <w:r>
        <w:rPr>
          <w:rFonts w:hint="eastAsia"/>
        </w:rPr>
        <w:t>。</w:t>
      </w:r>
      <w:r w:rsidR="00EC5FE0" w:rsidRPr="00EC5FE0">
        <w:rPr>
          <w:rFonts w:hint="eastAsia"/>
        </w:rPr>
        <w:t>它成为了</w:t>
      </w:r>
      <w:del w:id="404" w:author="Liu, Jiatong" w:date="2023-09-19T17:34:00Z">
        <w:r w:rsidR="00EC5FE0" w:rsidRPr="00EC5FE0" w:rsidDel="00C17E12">
          <w:rPr>
            <w:rFonts w:hint="eastAsia"/>
          </w:rPr>
          <w:delText>波西米亚</w:delText>
        </w:r>
      </w:del>
      <w:r w:rsidR="00EC5FE0" w:rsidRPr="00EC5FE0">
        <w:rPr>
          <w:rFonts w:hint="eastAsia"/>
        </w:rPr>
        <w:t>伦敦</w:t>
      </w:r>
      <w:ins w:id="405" w:author="Liu, Jiatong" w:date="2023-09-19T17:35:00Z">
        <w:r w:rsidR="00C17E12">
          <w:rPr>
            <w:rFonts w:hint="eastAsia"/>
          </w:rPr>
          <w:t>具有</w:t>
        </w:r>
      </w:ins>
      <w:ins w:id="406" w:author="Liu, Jiatong" w:date="2023-09-19T17:34:00Z">
        <w:r w:rsidR="00C17E12">
          <w:rPr>
            <w:rFonts w:hint="eastAsia"/>
          </w:rPr>
          <w:t>波西米亚风情一面的</w:t>
        </w:r>
      </w:ins>
      <w:r w:rsidR="00EC5FE0" w:rsidRPr="00EC5FE0">
        <w:rPr>
          <w:rFonts w:hint="eastAsia"/>
        </w:rPr>
        <w:t>的标志，</w:t>
      </w:r>
      <w:r w:rsidR="00EC5FE0">
        <w:rPr>
          <w:rFonts w:hint="eastAsia"/>
        </w:rPr>
        <w:t>也许</w:t>
      </w:r>
      <w:r w:rsidR="00EC5FE0" w:rsidRPr="00EC5FE0">
        <w:rPr>
          <w:rFonts w:hint="eastAsia"/>
        </w:rPr>
        <w:t>是这个城市最著名的酒吧。</w:t>
      </w:r>
      <w:r w:rsidR="00EC5FE0">
        <w:rPr>
          <w:rFonts w:hint="eastAsia"/>
        </w:rPr>
        <w:t>在1920年代，如果你是一个想让所有人知道你有多</w:t>
      </w:r>
      <w:commentRangeStart w:id="407"/>
      <w:r w:rsidR="00EC5FE0">
        <w:rPr>
          <w:rFonts w:hint="eastAsia"/>
        </w:rPr>
        <w:t>波西米亚</w:t>
      </w:r>
      <w:commentRangeEnd w:id="407"/>
      <w:r w:rsidR="00C17E12">
        <w:rPr>
          <w:rStyle w:val="ad"/>
        </w:rPr>
        <w:commentReference w:id="407"/>
      </w:r>
      <w:r w:rsidR="00EC5FE0">
        <w:rPr>
          <w:rFonts w:hint="eastAsia"/>
        </w:rPr>
        <w:t>的新晋艺术家、作家或者思想家，这里就是纵情饮酒的不二之选。</w:t>
      </w:r>
    </w:p>
    <w:p w14:paraId="0706108D" w14:textId="2BC8763E" w:rsidR="00C57259" w:rsidRDefault="00C57259" w:rsidP="00542ACD">
      <w:pPr>
        <w:pStyle w:val="a3"/>
      </w:pPr>
      <w:r>
        <w:rPr>
          <w:rFonts w:hint="eastAsia"/>
        </w:rPr>
        <w:t>乔治酒馆</w:t>
      </w:r>
      <w:r>
        <w:t>The George Tavern (</w:t>
      </w:r>
      <w:r w:rsidRPr="00C57259">
        <w:rPr>
          <w:rFonts w:hint="eastAsia"/>
        </w:rPr>
        <w:t>博罗高街</w:t>
      </w:r>
      <w:r>
        <w:t>Borough High Street)</w:t>
      </w:r>
    </w:p>
    <w:p w14:paraId="3E12346F" w14:textId="298B36C6" w:rsidR="00762985" w:rsidRPr="00C57259" w:rsidRDefault="00762985" w:rsidP="00762985">
      <w:pPr>
        <w:ind w:firstLineChars="200" w:firstLine="420"/>
      </w:pPr>
      <w:r>
        <w:rPr>
          <w:rFonts w:hint="eastAsia"/>
        </w:rPr>
        <w:t>乔治</w:t>
      </w:r>
      <w:r w:rsidRPr="00762985">
        <w:rPr>
          <w:rFonts w:hint="eastAsia"/>
        </w:rPr>
        <w:t>酒馆是伦敦</w:t>
      </w:r>
      <w:r>
        <w:rPr>
          <w:rFonts w:hint="eastAsia"/>
        </w:rPr>
        <w:t>残存的为数不多的驿马旅馆之一，自14世纪以来，乔治酒馆就一直坐落在这里，</w:t>
      </w:r>
      <w:commentRangeStart w:id="408"/>
      <w:r>
        <w:rPr>
          <w:rFonts w:hint="eastAsia"/>
        </w:rPr>
        <w:t>1676年伦敦大火</w:t>
      </w:r>
      <w:commentRangeEnd w:id="408"/>
      <w:r w:rsidR="00C17E12">
        <w:rPr>
          <w:rStyle w:val="ad"/>
        </w:rPr>
        <w:commentReference w:id="408"/>
      </w:r>
      <w:r>
        <w:rPr>
          <w:rFonts w:hint="eastAsia"/>
        </w:rPr>
        <w:t>之后重建过一次。它的木制大门和露台是老伦敦的剪影，它的主酒吧</w:t>
      </w:r>
      <w:ins w:id="409" w:author="Liu, Jiatong" w:date="2023-09-19T17:42:00Z">
        <w:r w:rsidR="00EC613B">
          <w:rPr>
            <w:rFonts w:hint="eastAsia"/>
          </w:rPr>
          <w:t>间</w:t>
        </w:r>
      </w:ins>
      <w:r>
        <w:rPr>
          <w:rFonts w:hint="eastAsia"/>
        </w:rPr>
        <w:t>过去曾是狄更斯经常光顾的咖啡室，而它较小的老</w:t>
      </w:r>
      <w:ins w:id="410" w:author="Liu, Jiatong" w:date="2023-09-19T17:42:00Z">
        <w:r w:rsidR="00EC613B">
          <w:rPr>
            <w:rFonts w:hint="eastAsia"/>
          </w:rPr>
          <w:t>吧台</w:t>
        </w:r>
      </w:ins>
      <w:del w:id="411" w:author="Liu, Jiatong" w:date="2023-09-19T17:40:00Z">
        <w:r w:rsidDel="00EC613B">
          <w:rPr>
            <w:rFonts w:hint="eastAsia"/>
          </w:rPr>
          <w:delText>旧</w:delText>
        </w:r>
      </w:del>
      <w:del w:id="412" w:author="Liu, Jiatong" w:date="2023-09-19T17:42:00Z">
        <w:r w:rsidDel="00EC613B">
          <w:rPr>
            <w:rFonts w:hint="eastAsia"/>
          </w:rPr>
          <w:delText>吧</w:delText>
        </w:r>
      </w:del>
      <w:r>
        <w:rPr>
          <w:rFonts w:hint="eastAsia"/>
        </w:rPr>
        <w:t>则是马夫们过去饮酒的地方。</w:t>
      </w:r>
    </w:p>
    <w:p w14:paraId="783AC6A7" w14:textId="45F24665" w:rsidR="00C57259" w:rsidRDefault="00C57259" w:rsidP="00542ACD">
      <w:pPr>
        <w:pStyle w:val="a3"/>
      </w:pPr>
      <w:r w:rsidRPr="00C57259">
        <w:rPr>
          <w:rFonts w:hint="eastAsia"/>
        </w:rPr>
        <w:t>老柴郡乳酪酒馆</w:t>
      </w:r>
      <w:r>
        <w:t>Ye Olde Cheshire Cheese</w:t>
      </w:r>
      <w:r>
        <w:rPr>
          <w:rFonts w:hint="eastAsia"/>
        </w:rPr>
        <w:t xml:space="preserve"> </w:t>
      </w:r>
      <w:r>
        <w:t>(</w:t>
      </w:r>
      <w:r>
        <w:rPr>
          <w:rFonts w:hint="eastAsia"/>
        </w:rPr>
        <w:t>舰队街</w:t>
      </w:r>
      <w:r>
        <w:t>Fleet Street)</w:t>
      </w:r>
    </w:p>
    <w:p w14:paraId="0D03CE7F" w14:textId="11D6C252" w:rsidR="00762985" w:rsidRDefault="00762985" w:rsidP="00B602E8">
      <w:pPr>
        <w:ind w:firstLineChars="200" w:firstLine="420"/>
      </w:pPr>
      <w:r>
        <w:rPr>
          <w:rFonts w:hint="eastAsia"/>
        </w:rPr>
        <w:t>这个位于舰队街中心的传统酒吧在</w:t>
      </w:r>
      <w:r w:rsidRPr="00762985">
        <w:t>1667年开始营业</w:t>
      </w:r>
      <w:r>
        <w:rPr>
          <w:rFonts w:hint="eastAsia"/>
        </w:rPr>
        <w:t>，要进这里需要经过一条窄巷。</w:t>
      </w:r>
      <w:commentRangeStart w:id="413"/>
      <w:ins w:id="414" w:author="Liu, Jiatong" w:date="2023-09-19T17:43:00Z">
        <w:r w:rsidR="00EC613B">
          <w:rPr>
            <w:rFonts w:hint="eastAsia"/>
          </w:rPr>
          <w:t>这间酒吧是记者和新闻工作者的聚集地</w:t>
        </w:r>
      </w:ins>
      <w:del w:id="415" w:author="Liu, Jiatong" w:date="2023-09-19T17:43:00Z">
        <w:r w:rsidDel="00EC613B">
          <w:rPr>
            <w:rFonts w:hint="eastAsia"/>
          </w:rPr>
          <w:delText>这里满是</w:delText>
        </w:r>
        <w:r w:rsidRPr="00762985" w:rsidDel="00EC613B">
          <w:rPr>
            <w:rFonts w:hint="eastAsia"/>
          </w:rPr>
          <w:delText>熙攘喧闹的</w:delText>
        </w:r>
        <w:r w:rsidDel="00EC613B">
          <w:rPr>
            <w:rFonts w:hint="eastAsia"/>
          </w:rPr>
          <w:delText>记者</w:delText>
        </w:r>
      </w:del>
      <w:r>
        <w:rPr>
          <w:rFonts w:hint="eastAsia"/>
        </w:rPr>
        <w:t>。</w:t>
      </w:r>
      <w:commentRangeEnd w:id="413"/>
      <w:r w:rsidR="00EC613B">
        <w:rPr>
          <w:rStyle w:val="ad"/>
        </w:rPr>
        <w:commentReference w:id="413"/>
      </w:r>
      <w:r>
        <w:rPr>
          <w:rFonts w:hint="eastAsia"/>
        </w:rPr>
        <w:t>这里</w:t>
      </w:r>
      <w:r w:rsidRPr="00762985">
        <w:rPr>
          <w:rFonts w:hint="eastAsia"/>
        </w:rPr>
        <w:t>狭窄的楼梯和各式各样</w:t>
      </w:r>
      <w:r>
        <w:rPr>
          <w:rFonts w:hint="eastAsia"/>
        </w:rPr>
        <w:t>小吧台</w:t>
      </w:r>
      <w:r w:rsidR="00B602E8">
        <w:rPr>
          <w:rFonts w:hint="eastAsia"/>
        </w:rPr>
        <w:t>，总让人想起维多利亚时代摆满了木制长凳的酒馆。</w:t>
      </w:r>
    </w:p>
    <w:p w14:paraId="1B6D6DEB" w14:textId="61757FD8" w:rsidR="00B602E8" w:rsidRDefault="00B602E8" w:rsidP="00542ACD">
      <w:pPr>
        <w:pStyle w:val="a3"/>
      </w:pPr>
      <w:r w:rsidRPr="00B602E8">
        <w:rPr>
          <w:rFonts w:hint="eastAsia"/>
        </w:rPr>
        <w:t>威特比的前途酒馆</w:t>
      </w:r>
      <w:r w:rsidR="00C57259">
        <w:t>The Prospect of Whitby (</w:t>
      </w:r>
      <w:commentRangeStart w:id="416"/>
      <w:r>
        <w:rPr>
          <w:rFonts w:hint="eastAsia"/>
        </w:rPr>
        <w:t>沃平</w:t>
      </w:r>
      <w:ins w:id="417" w:author="Liu, Jiatong" w:date="2023-09-19T17:47:00Z">
        <w:r w:rsidR="00EC613B">
          <w:rPr>
            <w:rFonts w:hint="eastAsia"/>
          </w:rPr>
          <w:t>区</w:t>
        </w:r>
        <w:commentRangeEnd w:id="416"/>
        <w:r w:rsidR="00EC613B">
          <w:rPr>
            <w:rStyle w:val="ad"/>
            <w:b w:val="0"/>
            <w:bCs w:val="0"/>
          </w:rPr>
          <w:commentReference w:id="416"/>
        </w:r>
      </w:ins>
      <w:proofErr w:type="spellStart"/>
      <w:r w:rsidR="00C57259">
        <w:t>Wapping</w:t>
      </w:r>
      <w:proofErr w:type="spellEnd"/>
      <w:r w:rsidR="00C57259">
        <w:rPr>
          <w:rFonts w:hint="eastAsia"/>
        </w:rPr>
        <w:t>)</w:t>
      </w:r>
    </w:p>
    <w:p w14:paraId="40C88A12" w14:textId="30DDCBEE" w:rsidR="00B602E8" w:rsidRPr="00B602E8" w:rsidRDefault="00B602E8" w:rsidP="007232FF">
      <w:pPr>
        <w:ind w:firstLineChars="200" w:firstLine="420"/>
      </w:pPr>
      <w:r>
        <w:rPr>
          <w:rFonts w:hint="eastAsia"/>
        </w:rPr>
        <w:t>自1542年起，这间酒馆就一直在这里，那时它还被称为魔鬼的酒馆</w:t>
      </w:r>
      <w:r w:rsidRPr="00B602E8">
        <w:t>Devil’s Tavern</w:t>
      </w:r>
      <w:r>
        <w:rPr>
          <w:rFonts w:hint="eastAsia"/>
        </w:rPr>
        <w:t>。</w:t>
      </w:r>
      <w:r w:rsidRPr="00B602E8">
        <w:rPr>
          <w:rFonts w:hint="eastAsia"/>
        </w:rPr>
        <w:t>在</w:t>
      </w:r>
      <w:r w:rsidRPr="00B602E8">
        <w:t>17</w:t>
      </w:r>
      <w:r>
        <w:t>世纪，它被认为是人渣和</w:t>
      </w:r>
      <w:r>
        <w:rPr>
          <w:rFonts w:hint="eastAsia"/>
        </w:rPr>
        <w:t>恶棍</w:t>
      </w:r>
      <w:r>
        <w:t>的</w:t>
      </w:r>
      <w:r>
        <w:rPr>
          <w:rFonts w:hint="eastAsia"/>
        </w:rPr>
        <w:t>巢穴，</w:t>
      </w:r>
      <w:r w:rsidRPr="00B602E8">
        <w:rPr>
          <w:rFonts w:hint="eastAsia"/>
        </w:rPr>
        <w:t>是走私者和</w:t>
      </w:r>
      <w:r>
        <w:rPr>
          <w:rFonts w:hint="eastAsia"/>
        </w:rPr>
        <w:t>不法分子</w:t>
      </w:r>
      <w:r w:rsidRPr="00B602E8">
        <w:rPr>
          <w:rFonts w:hint="eastAsia"/>
        </w:rPr>
        <w:t>的聚集地。</w:t>
      </w:r>
      <w:r>
        <w:rPr>
          <w:rFonts w:hint="eastAsia"/>
        </w:rPr>
        <w:t>其中</w:t>
      </w:r>
      <w:r w:rsidRPr="00B602E8">
        <w:rPr>
          <w:rFonts w:hint="eastAsia"/>
        </w:rPr>
        <w:t>一个臭名昭</w:t>
      </w:r>
      <w:r w:rsidRPr="00B602E8">
        <w:rPr>
          <w:rFonts w:hint="eastAsia"/>
        </w:rPr>
        <w:lastRenderedPageBreak/>
        <w:t>著的顾客</w:t>
      </w:r>
      <w:r>
        <w:rPr>
          <w:rFonts w:hint="eastAsia"/>
        </w:rPr>
        <w:t>就是绞刑法官杰弗里斯，他曾终结了许多著名海盗的生命</w:t>
      </w:r>
      <w:r w:rsidRPr="00B602E8">
        <w:rPr>
          <w:rFonts w:hint="eastAsia"/>
        </w:rPr>
        <w:t>。</w:t>
      </w:r>
      <w:r>
        <w:rPr>
          <w:rFonts w:hint="eastAsia"/>
        </w:rPr>
        <w:t>这座建筑在18世纪被烧毁了，重建之后，根据停泊在附近的一艘船的名字，更名为</w:t>
      </w:r>
      <w:r w:rsidRPr="00B602E8">
        <w:rPr>
          <w:rFonts w:hint="eastAsia"/>
        </w:rPr>
        <w:t>威特比的前途</w:t>
      </w:r>
      <w:r>
        <w:rPr>
          <w:rFonts w:hint="eastAsia"/>
        </w:rPr>
        <w:t>。主酒吧</w:t>
      </w:r>
      <w:r w:rsidR="007232FF">
        <w:rPr>
          <w:rFonts w:hint="eastAsia"/>
        </w:rPr>
        <w:t>地面铺有一层</w:t>
      </w:r>
      <w:r w:rsidR="007232FF" w:rsidRPr="007232FF">
        <w:rPr>
          <w:rFonts w:hint="eastAsia"/>
        </w:rPr>
        <w:t>石板</w:t>
      </w:r>
      <w:r w:rsidR="007232FF">
        <w:rPr>
          <w:rFonts w:hint="eastAsia"/>
        </w:rPr>
        <w:t>，长长的吧台由白蜡木制成，搭在橡木桶上，吧台的支柱则是由一艘船的桅杆制成的。</w:t>
      </w:r>
    </w:p>
    <w:p w14:paraId="1223B0FB" w14:textId="47ED2AD2" w:rsidR="00C57259" w:rsidRDefault="007232FF" w:rsidP="00542ACD">
      <w:pPr>
        <w:pStyle w:val="a3"/>
      </w:pPr>
      <w:r>
        <w:rPr>
          <w:rFonts w:hint="eastAsia"/>
        </w:rPr>
        <w:t>船锚酒吧</w:t>
      </w:r>
      <w:r w:rsidR="00C57259">
        <w:t>The Anchor (</w:t>
      </w:r>
      <w:r w:rsidRPr="00EC613B">
        <w:rPr>
          <w:rFonts w:hint="eastAsia"/>
          <w:strike/>
          <w:rPrChange w:id="418" w:author="Liu, Jiatong" w:date="2023-09-19T17:49:00Z">
            <w:rPr>
              <w:rFonts w:hint="eastAsia"/>
            </w:rPr>
          </w:rPrChange>
        </w:rPr>
        <w:t>班克塞德</w:t>
      </w:r>
      <w:ins w:id="419" w:author="Liu, Jiatong" w:date="2023-09-19T17:49:00Z">
        <w:r w:rsidR="00EC613B">
          <w:rPr>
            <w:rFonts w:hint="eastAsia"/>
          </w:rPr>
          <w:t>泰晤士河岸</w:t>
        </w:r>
      </w:ins>
      <w:commentRangeStart w:id="420"/>
      <w:r w:rsidR="00C57259">
        <w:t>Bankside</w:t>
      </w:r>
      <w:commentRangeEnd w:id="420"/>
      <w:r w:rsidR="00EC613B">
        <w:rPr>
          <w:rStyle w:val="ad"/>
          <w:b w:val="0"/>
          <w:bCs w:val="0"/>
        </w:rPr>
        <w:commentReference w:id="420"/>
      </w:r>
      <w:r w:rsidR="00C57259">
        <w:t>)</w:t>
      </w:r>
    </w:p>
    <w:p w14:paraId="3000A8CB" w14:textId="0E0329A6" w:rsidR="007232FF" w:rsidRDefault="007232FF" w:rsidP="00C57259">
      <w:r w:rsidRPr="007232FF">
        <w:t>1666年，塞缪尔·佩皮斯</w:t>
      </w:r>
      <w:r>
        <w:t>Samuel</w:t>
      </w:r>
      <w:r w:rsidRPr="007232FF">
        <w:t xml:space="preserve"> Pepys</w:t>
      </w:r>
      <w:r>
        <w:rPr>
          <w:rFonts w:hint="eastAsia"/>
        </w:rPr>
        <w:t>正是</w:t>
      </w:r>
      <w:r w:rsidRPr="007232FF">
        <w:t>在泰晤士河南岸的</w:t>
      </w:r>
      <w:r>
        <w:rPr>
          <w:rFonts w:hint="eastAsia"/>
        </w:rPr>
        <w:t>这家酒吧</w:t>
      </w:r>
      <w:r w:rsidRPr="007232FF">
        <w:t>目睹了伦敦大火。</w:t>
      </w:r>
      <w:r w:rsidR="008C0488">
        <w:rPr>
          <w:rFonts w:hint="eastAsia"/>
        </w:rPr>
        <w:t>该酒吧在大火中变成了一片废墟，于1670年代重建，并在接下来的几个世纪里不断扩建，最终形成了橡木梁裸露在外、地板嘎吱作响、到处都是角落和裂缝的摇摇欲坠的迷宫。</w:t>
      </w:r>
    </w:p>
    <w:p w14:paraId="0C03D1AD" w14:textId="68C46D72" w:rsidR="00C57259" w:rsidRDefault="008C0488" w:rsidP="00542ACD">
      <w:pPr>
        <w:pStyle w:val="a3"/>
      </w:pPr>
      <w:r>
        <w:rPr>
          <w:rFonts w:hint="eastAsia"/>
        </w:rPr>
        <w:t>羔羊酒吧</w:t>
      </w:r>
      <w:r w:rsidR="00C57259">
        <w:t>The Lamb (</w:t>
      </w:r>
      <w:commentRangeStart w:id="421"/>
      <w:ins w:id="422" w:author="Liu, Jiatong" w:date="2023-09-19T17:52:00Z">
        <w:r w:rsidR="003F2634">
          <w:rPr>
            <w:rFonts w:hint="eastAsia"/>
          </w:rPr>
          <w:t>兰姆康德街</w:t>
        </w:r>
        <w:commentRangeEnd w:id="421"/>
        <w:r w:rsidR="003F2634">
          <w:rPr>
            <w:rStyle w:val="ad"/>
            <w:b w:val="0"/>
            <w:bCs w:val="0"/>
          </w:rPr>
          <w:commentReference w:id="421"/>
        </w:r>
      </w:ins>
      <w:r w:rsidR="00C57259">
        <w:t>Lamb’s Conduit Street</w:t>
      </w:r>
      <w:r w:rsidR="00C57259">
        <w:rPr>
          <w:rFonts w:hint="eastAsia"/>
        </w:rPr>
        <w:t>)</w:t>
      </w:r>
    </w:p>
    <w:p w14:paraId="56310656" w14:textId="0B58D828" w:rsidR="008C0488" w:rsidRPr="008C0488" w:rsidRDefault="008C0488" w:rsidP="008C0488">
      <w:pPr>
        <w:ind w:firstLineChars="200" w:firstLine="420"/>
      </w:pPr>
      <w:r>
        <w:rPr>
          <w:rFonts w:hint="eastAsia"/>
        </w:rPr>
        <w:t>始建于1720年代，又在维多利亚时代重建，这里有</w:t>
      </w:r>
      <w:r w:rsidRPr="008C0488">
        <w:rPr>
          <w:rFonts w:hint="eastAsia"/>
          <w:color w:val="FF0000"/>
        </w:rPr>
        <w:t>雅座和彩绘玻璃，也有红木吧台和黄铜装饰。</w:t>
      </w:r>
      <w:r>
        <w:rPr>
          <w:rFonts w:hint="eastAsia"/>
        </w:rPr>
        <w:t>1920年代，羔羊酒吧是</w:t>
      </w:r>
      <w:r w:rsidRPr="008C0488">
        <w:rPr>
          <w:rFonts w:hint="eastAsia"/>
        </w:rPr>
        <w:t>布卢姆茨伯里派</w:t>
      </w:r>
      <w:r>
        <w:rPr>
          <w:rFonts w:hint="eastAsia"/>
        </w:rPr>
        <w:t>的集会地点之一。</w:t>
      </w:r>
    </w:p>
    <w:p w14:paraId="0EBA9C9D" w14:textId="6A692C07" w:rsidR="00C85043" w:rsidRDefault="00C85043" w:rsidP="00C85043">
      <w:pPr>
        <w:pStyle w:val="2"/>
      </w:pPr>
      <w:r w:rsidRPr="00C85043">
        <w:rPr>
          <w:rFonts w:hint="eastAsia"/>
        </w:rPr>
        <w:t>伦敦社交季</w:t>
      </w:r>
    </w:p>
    <w:p w14:paraId="28EB2871" w14:textId="3FD6B36D" w:rsidR="008C0488" w:rsidRDefault="009E2E24" w:rsidP="00671A0B">
      <w:pPr>
        <w:ind w:firstLineChars="200" w:firstLine="420"/>
      </w:pPr>
      <w:r>
        <w:rPr>
          <w:rFonts w:hint="eastAsia"/>
        </w:rPr>
        <w:t>社交季是伦敦乃至整个英国社交活动的重头戏。社交季与议会同时开幕，因为英国上流社会、政治精英、商业富豪在这段时间内都会聚首伦敦，所以伦敦社交季不断发展起来。到了1920年代，社交季已经不再只是一个社交聚会——对于任何经常出席</w:t>
      </w:r>
      <w:r w:rsidR="00671A0B">
        <w:rPr>
          <w:rFonts w:hint="eastAsia"/>
        </w:rPr>
        <w:t>社交场合</w:t>
      </w:r>
      <w:r>
        <w:rPr>
          <w:rFonts w:hint="eastAsia"/>
        </w:rPr>
        <w:t>的人来说</w:t>
      </w:r>
      <w:r w:rsidR="00671A0B">
        <w:rPr>
          <w:rFonts w:hint="eastAsia"/>
        </w:rPr>
        <w:t>，这</w:t>
      </w:r>
      <w:r>
        <w:rPr>
          <w:rFonts w:hint="eastAsia"/>
        </w:rPr>
        <w:t>都是不可缺席的</w:t>
      </w:r>
      <w:r w:rsidR="00671A0B">
        <w:rPr>
          <w:rFonts w:hint="eastAsia"/>
        </w:rPr>
        <w:t>盛大庆典。在这段时间里，</w:t>
      </w:r>
      <w:r>
        <w:rPr>
          <w:rFonts w:hint="eastAsia"/>
        </w:rPr>
        <w:t>如果他们负担得起，</w:t>
      </w:r>
      <w:r w:rsidR="00671A0B">
        <w:rPr>
          <w:rFonts w:hint="eastAsia"/>
        </w:rPr>
        <w:t>并且有足够的影响力吸引客人，他们</w:t>
      </w:r>
      <w:del w:id="423" w:author="Liu, Jiatong" w:date="2023-09-19T17:56:00Z">
        <w:r w:rsidR="00671A0B" w:rsidDel="003F2634">
          <w:rPr>
            <w:rFonts w:hint="eastAsia"/>
          </w:rPr>
          <w:delText>甚至</w:delText>
        </w:r>
      </w:del>
      <w:r w:rsidR="00671A0B">
        <w:rPr>
          <w:rFonts w:hint="eastAsia"/>
        </w:rPr>
        <w:t>可以举办自己的聚会。</w:t>
      </w:r>
    </w:p>
    <w:p w14:paraId="0C167216" w14:textId="18D9ADEF" w:rsidR="009E2E24" w:rsidRDefault="00671A0B" w:rsidP="00B87218">
      <w:pPr>
        <w:ind w:firstLineChars="200" w:firstLine="420"/>
      </w:pPr>
      <w:r>
        <w:rPr>
          <w:rFonts w:hint="eastAsia"/>
        </w:rPr>
        <w:t>上议院和下议院的很多成员都会出席这些活动（除了工党成员，他们能被邀请就很幸运了）。社交季也是适婚年龄的贵族子嗣进入社交界的好机会。</w:t>
      </w:r>
      <w:r w:rsidR="00B87218">
        <w:rPr>
          <w:rFonts w:hint="eastAsia"/>
        </w:rPr>
        <w:t>这一天，</w:t>
      </w:r>
      <w:r>
        <w:rPr>
          <w:rFonts w:hint="eastAsia"/>
        </w:rPr>
        <w:t>女性</w:t>
      </w:r>
      <w:r w:rsidR="00B87218">
        <w:rPr>
          <w:rFonts w:hint="eastAsia"/>
        </w:rPr>
        <w:t>将</w:t>
      </w:r>
      <w:r w:rsidRPr="00671A0B">
        <w:rPr>
          <w:rFonts w:hint="eastAsia"/>
        </w:rPr>
        <w:t>在</w:t>
      </w:r>
      <w:r>
        <w:rPr>
          <w:rFonts w:hint="eastAsia"/>
        </w:rPr>
        <w:t>宫廷</w:t>
      </w:r>
      <w:r w:rsidR="00B87218">
        <w:rPr>
          <w:rFonts w:hint="eastAsia"/>
        </w:rPr>
        <w:t>拜见女王</w:t>
      </w:r>
      <w:r>
        <w:rPr>
          <w:rFonts w:hint="eastAsia"/>
        </w:rPr>
        <w:t>而</w:t>
      </w:r>
      <w:r w:rsidR="00B87218">
        <w:rPr>
          <w:rFonts w:hint="eastAsia"/>
        </w:rPr>
        <w:t>正式踏入</w:t>
      </w:r>
      <w:r>
        <w:rPr>
          <w:rFonts w:hint="eastAsia"/>
        </w:rPr>
        <w:t>社交界</w:t>
      </w:r>
      <w:r w:rsidRPr="00671A0B">
        <w:rPr>
          <w:rFonts w:hint="eastAsia"/>
        </w:rPr>
        <w:t>。</w:t>
      </w:r>
    </w:p>
    <w:p w14:paraId="6E8EE6E2" w14:textId="36EBB062" w:rsidR="009E2E24" w:rsidRDefault="00B87218" w:rsidP="000205CB">
      <w:pPr>
        <w:ind w:firstLineChars="200" w:firstLine="420"/>
      </w:pPr>
      <w:r>
        <w:rPr>
          <w:rFonts w:hint="eastAsia"/>
        </w:rPr>
        <w:t>社交季从复活节开始，到8月12日结束。</w:t>
      </w:r>
      <w:r w:rsidR="000205CB">
        <w:rPr>
          <w:rFonts w:hint="eastAsia"/>
        </w:rPr>
        <w:t>而</w:t>
      </w:r>
      <w:r w:rsidRPr="00B87218">
        <w:rPr>
          <w:rFonts w:hint="eastAsia"/>
        </w:rPr>
        <w:t>光荣的第十二日</w:t>
      </w:r>
      <w:r>
        <w:rPr>
          <w:rFonts w:hint="eastAsia"/>
        </w:rPr>
        <w:t>是</w:t>
      </w:r>
      <w:r w:rsidR="000205CB">
        <w:rPr>
          <w:rFonts w:hint="eastAsia"/>
        </w:rPr>
        <w:t>则</w:t>
      </w:r>
      <w:r>
        <w:rPr>
          <w:rFonts w:hint="eastAsia"/>
        </w:rPr>
        <w:t>狩猎松鸡的季节的开始，地主和绅士们会回到他们的乡间别墅里准备狩猎</w:t>
      </w:r>
      <w:r w:rsidR="000205CB">
        <w:rPr>
          <w:rFonts w:hint="eastAsia"/>
        </w:rPr>
        <w:t>。社交季包括了许多重大社交事件，除了下文中列出的，还有无数的派对、晚宴、舞会。</w:t>
      </w:r>
    </w:p>
    <w:p w14:paraId="55679CDC" w14:textId="4CB52613" w:rsidR="009E2E24" w:rsidRPr="003A0B09" w:rsidRDefault="000205CB" w:rsidP="003A0B09">
      <w:pPr>
        <w:ind w:firstLineChars="200" w:firstLine="420"/>
      </w:pPr>
      <w:r>
        <w:rPr>
          <w:rFonts w:hint="eastAsia"/>
        </w:rPr>
        <w:t>谁被谁邀请参加</w:t>
      </w:r>
      <w:r w:rsidR="003A0B09">
        <w:rPr>
          <w:rFonts w:hint="eastAsia"/>
        </w:rPr>
        <w:t>了</w:t>
      </w:r>
      <w:r>
        <w:rPr>
          <w:rFonts w:hint="eastAsia"/>
        </w:rPr>
        <w:t>什么活动，甚至是在宴会上的座位，</w:t>
      </w:r>
      <w:r w:rsidR="003A0B09">
        <w:rPr>
          <w:rFonts w:hint="eastAsia"/>
        </w:rPr>
        <w:t>都会被他人仔细地审视，</w:t>
      </w:r>
      <w:ins w:id="424" w:author="Liu, Jiatong" w:date="2023-09-19T17:58:00Z">
        <w:r w:rsidR="003F2634">
          <w:rPr>
            <w:rFonts w:hint="eastAsia"/>
          </w:rPr>
          <w:t>并</w:t>
        </w:r>
      </w:ins>
      <w:del w:id="425" w:author="Liu, Jiatong" w:date="2023-09-19T17:58:00Z">
        <w:r w:rsidR="003A0B09" w:rsidDel="003F2634">
          <w:rPr>
            <w:rFonts w:hint="eastAsia"/>
          </w:rPr>
          <w:delText>这将</w:delText>
        </w:r>
      </w:del>
      <w:r w:rsidR="003A0B09">
        <w:rPr>
          <w:rFonts w:hint="eastAsia"/>
        </w:rPr>
        <w:t>决定谁能够参与某些活动，而谁又不能。在礼貌的微笑和硬邦邦的笑声背后，</w:t>
      </w:r>
      <w:r w:rsidR="003A0B09" w:rsidRPr="003A0B09">
        <w:rPr>
          <w:rFonts w:hint="eastAsia"/>
          <w:color w:val="FF0000"/>
        </w:rPr>
        <w:t>挤进上流社会的过程充满了难以置信的恶毒，</w:t>
      </w:r>
      <w:r w:rsidR="003A0B09" w:rsidRPr="003A0B09">
        <w:rPr>
          <w:rFonts w:hint="eastAsia"/>
        </w:rPr>
        <w:t>朋友间的友谊可能会因为得到——或没有得到——邀请而被永远破坏。</w:t>
      </w:r>
    </w:p>
    <w:p w14:paraId="3C9902A1" w14:textId="4768DBFE" w:rsidR="009E2E24" w:rsidRPr="003A0B09" w:rsidRDefault="009E2E24" w:rsidP="008C0488"/>
    <w:tbl>
      <w:tblPr>
        <w:tblStyle w:val="aa"/>
        <w:tblW w:w="0" w:type="auto"/>
        <w:tblLook w:val="04A0" w:firstRow="1" w:lastRow="0" w:firstColumn="1" w:lastColumn="0" w:noHBand="0" w:noVBand="1"/>
      </w:tblPr>
      <w:tblGrid>
        <w:gridCol w:w="8296"/>
      </w:tblGrid>
      <w:tr w:rsidR="008C0488" w14:paraId="375F1858" w14:textId="77777777" w:rsidTr="008C0488">
        <w:tc>
          <w:tcPr>
            <w:tcW w:w="8296" w:type="dxa"/>
          </w:tcPr>
          <w:p w14:paraId="0773AB78" w14:textId="1DCA7325" w:rsidR="008C0488" w:rsidRDefault="008C0488" w:rsidP="008C0488">
            <w:pPr>
              <w:pStyle w:val="ab"/>
            </w:pPr>
            <w:r>
              <w:rPr>
                <w:rFonts w:hint="eastAsia"/>
              </w:rPr>
              <w:t>获得邀请</w:t>
            </w:r>
          </w:p>
          <w:p w14:paraId="7AB010B4" w14:textId="74250CBF" w:rsidR="003A0B09" w:rsidRDefault="003A0B09" w:rsidP="0098015D">
            <w:pPr>
              <w:ind w:firstLineChars="200" w:firstLine="420"/>
            </w:pPr>
            <w:r>
              <w:rPr>
                <w:rFonts w:hint="eastAsia"/>
              </w:rPr>
              <w:t>在社交季，能够得到聚会、舞会或者某个活动的邀请是地位和权力的象征。</w:t>
            </w:r>
            <w:r w:rsidR="0098015D">
              <w:rPr>
                <w:rFonts w:hint="eastAsia"/>
              </w:rPr>
              <w:t>主要在伦敦活动而且信用评级在70或以上的调查员，至少会被邀请参加一些很愉快的聚会，而如果他们没有在一两个重要的活动上露面，人们甚至会探寻其中的原因。如果他们与政治联系紧密，或者拥有头衔但不怎么有钱，他们仍将受到邀请，尤其是当他们</w:t>
            </w:r>
            <w:ins w:id="426" w:author="Liu, Jiatong" w:date="2023-09-19T17:59:00Z">
              <w:r w:rsidR="003F2634">
                <w:rPr>
                  <w:rFonts w:hint="eastAsia"/>
                </w:rPr>
                <w:t>看起来拥有良好的联姻价值的时候。</w:t>
              </w:r>
            </w:ins>
            <w:del w:id="427" w:author="Liu, Jiatong" w:date="2023-09-19T17:58:00Z">
              <w:r w:rsidR="00827966" w:rsidDel="003F2634">
                <w:rPr>
                  <w:rFonts w:hint="eastAsia"/>
                </w:rPr>
                <w:delText>拥有美好的婚姻前景的时候。</w:delText>
              </w:r>
            </w:del>
          </w:p>
          <w:p w14:paraId="4EAAEFC2" w14:textId="55541770" w:rsidR="00827966" w:rsidRPr="003A0B09" w:rsidRDefault="00827966" w:rsidP="0098015D">
            <w:pPr>
              <w:ind w:firstLineChars="200" w:firstLine="420"/>
            </w:pPr>
            <w:r>
              <w:rPr>
                <w:rFonts w:hint="eastAsia"/>
              </w:rPr>
              <w:lastRenderedPageBreak/>
              <w:t>除了生病，因为任何理由而不能参加某项活动会对一个人在社交圈内的信用（可能是信用评级）造成巨大的影响。</w:t>
            </w:r>
          </w:p>
          <w:p w14:paraId="15173BD5" w14:textId="1F343AC8" w:rsidR="008C0488" w:rsidRPr="008C0488" w:rsidRDefault="00F06AA8" w:rsidP="00F06AA8">
            <w:pPr>
              <w:ind w:firstLineChars="200" w:firstLine="420"/>
            </w:pPr>
            <w:r>
              <w:rPr>
                <w:rFonts w:hint="eastAsia"/>
              </w:rPr>
              <w:t>这些活动往往是社会精英参加的，因此社会地位较低的人除了通过商人送货的入口外没有别的办法入场。</w:t>
            </w:r>
          </w:p>
        </w:tc>
      </w:tr>
    </w:tbl>
    <w:p w14:paraId="31DA7F2B" w14:textId="77777777" w:rsidR="008C0488" w:rsidRPr="008C0488" w:rsidRDefault="008C0488" w:rsidP="008C0488"/>
    <w:p w14:paraId="2816E29E" w14:textId="79BDF6DB" w:rsidR="00C85043" w:rsidRDefault="00C85043" w:rsidP="00C85043">
      <w:pPr>
        <w:pStyle w:val="3"/>
      </w:pPr>
      <w:r>
        <w:rPr>
          <w:rFonts w:hint="eastAsia"/>
        </w:rPr>
        <w:t>伦敦社交季的活动</w:t>
      </w:r>
    </w:p>
    <w:p w14:paraId="11C8397C" w14:textId="77777777" w:rsidR="00C555E8" w:rsidRDefault="00C555E8" w:rsidP="00542ACD">
      <w:pPr>
        <w:pStyle w:val="a3"/>
      </w:pPr>
      <w:r w:rsidRPr="00C555E8">
        <w:rPr>
          <w:rFonts w:hint="eastAsia"/>
        </w:rPr>
        <w:t>逍遥音乐会</w:t>
      </w:r>
    </w:p>
    <w:p w14:paraId="69951563" w14:textId="038EF2D2" w:rsidR="00F06AA8" w:rsidRDefault="00F06AA8" w:rsidP="00F06AA8">
      <w:pPr>
        <w:ind w:firstLineChars="200" w:firstLine="420"/>
      </w:pPr>
      <w:r w:rsidRPr="00F06AA8">
        <w:rPr>
          <w:rFonts w:hint="eastAsia"/>
        </w:rPr>
        <w:t>由罗伯特·纽曼</w:t>
      </w:r>
      <w:r w:rsidRPr="00F06AA8">
        <w:t>(Robert Newman)于1895</w:t>
      </w:r>
      <w:r>
        <w:t>年</w:t>
      </w:r>
      <w:r>
        <w:rPr>
          <w:rFonts w:hint="eastAsia"/>
        </w:rPr>
        <w:t>始创</w:t>
      </w:r>
      <w:r w:rsidRPr="00F06AA8">
        <w:t>的</w:t>
      </w:r>
      <w:r>
        <w:rPr>
          <w:rFonts w:hint="eastAsia"/>
        </w:rPr>
        <w:t>逍遥音乐会，旨在为那些通常不会出席这样的活动的人带来欣赏高雅文化和美妙音乐的机会，这样的活动会为来宾提供一种非正式的氛围，通常票价会很低廉，而且表演过程中关于饮食、饮酒、吸烟的规定十分宽松。</w:t>
      </w:r>
      <w:r w:rsidRPr="00F06AA8">
        <w:rPr>
          <w:rFonts w:hint="eastAsia"/>
        </w:rPr>
        <w:t>纽曼形容自己的目标是</w:t>
      </w:r>
      <w:r w:rsidRPr="00F06AA8">
        <w:t>:</w:t>
      </w:r>
      <w:r>
        <w:rPr>
          <w:rFonts w:hint="eastAsia"/>
        </w:rPr>
        <w:t>“我</w:t>
      </w:r>
      <w:ins w:id="428" w:author="Liu, Jiatong" w:date="2023-09-19T18:02:00Z">
        <w:r w:rsidR="00AB6326">
          <w:rPr>
            <w:rFonts w:hint="eastAsia"/>
          </w:rPr>
          <w:t>将每晚举行</w:t>
        </w:r>
      </w:ins>
      <w:del w:id="429" w:author="Liu, Jiatong" w:date="2023-09-19T18:02:00Z">
        <w:r w:rsidDel="00AB6326">
          <w:rPr>
            <w:rFonts w:hint="eastAsia"/>
          </w:rPr>
          <w:delText>要举办夜间的</w:delText>
        </w:r>
      </w:del>
      <w:r>
        <w:rPr>
          <w:rFonts w:hint="eastAsia"/>
        </w:rPr>
        <w:t>音乐会，通过简易的舞台</w:t>
      </w:r>
      <w:r w:rsidR="00C555E8">
        <w:rPr>
          <w:rFonts w:hint="eastAsia"/>
        </w:rPr>
        <w:t>来</w:t>
      </w:r>
      <w:ins w:id="430" w:author="Liu, Jiatong" w:date="2023-09-19T18:02:00Z">
        <w:r w:rsidR="00AB6326">
          <w:rPr>
            <w:rFonts w:hint="eastAsia"/>
          </w:rPr>
          <w:t>培养</w:t>
        </w:r>
      </w:ins>
      <w:ins w:id="431" w:author="Liu, Jiatong" w:date="2023-09-19T18:03:00Z">
        <w:r w:rsidR="00AB6326">
          <w:rPr>
            <w:rFonts w:hint="eastAsia"/>
          </w:rPr>
          <w:t>观众</w:t>
        </w:r>
      </w:ins>
      <w:del w:id="432" w:author="Liu, Jiatong" w:date="2023-09-19T18:02:00Z">
        <w:r w:rsidR="00C555E8" w:rsidDel="00AB6326">
          <w:rPr>
            <w:rFonts w:hint="eastAsia"/>
          </w:rPr>
          <w:delText>训练公众</w:delText>
        </w:r>
      </w:del>
      <w:r w:rsidR="00C555E8">
        <w:rPr>
          <w:rFonts w:hint="eastAsia"/>
        </w:rPr>
        <w:t>。从通俗音乐开始，逐渐提高标准，直到为古典和现代音乐创造出广大的受众。</w:t>
      </w:r>
      <w:r>
        <w:rPr>
          <w:rFonts w:hint="eastAsia"/>
        </w:rPr>
        <w:t>”</w:t>
      </w:r>
    </w:p>
    <w:p w14:paraId="6EA97A30" w14:textId="4951FD13" w:rsidR="00F06AA8" w:rsidRDefault="00C555E8" w:rsidP="00C555E8">
      <w:pPr>
        <w:ind w:firstLineChars="200" w:firstLine="420"/>
      </w:pPr>
      <w:r>
        <w:rPr>
          <w:rFonts w:hint="eastAsia"/>
        </w:rPr>
        <w:t>到了1920年代，演出曲目已经包括了受欢迎的古典乐和高雅的其他作品。在1927年纽曼逝世之后，BBC接管了这项活动，他们通过这个既定的音乐会季向整个英国广播伟大的音乐。</w:t>
      </w:r>
    </w:p>
    <w:p w14:paraId="74E904FE" w14:textId="58D38A96" w:rsidR="00C555E8" w:rsidRPr="00D837EA" w:rsidRDefault="00C555E8" w:rsidP="00D837EA">
      <w:pPr>
        <w:ind w:firstLineChars="200" w:firstLine="420"/>
      </w:pPr>
      <w:r>
        <w:rPr>
          <w:rFonts w:hint="eastAsia"/>
        </w:rPr>
        <w:t>逍遥音乐会是伦敦的几个大型社交活动之一</w:t>
      </w:r>
      <w:r w:rsidR="00D837EA">
        <w:rPr>
          <w:rFonts w:hint="eastAsia"/>
        </w:rPr>
        <w:t>，上流与下流人士摩肩接踵，在普通观众席上常常可以找到想要体验生活气息（或者想找刺激）的政客、富商或贵族。</w:t>
      </w:r>
    </w:p>
    <w:p w14:paraId="7380E767" w14:textId="0A98D104" w:rsidR="008C0488" w:rsidRDefault="008C0488" w:rsidP="00542ACD">
      <w:pPr>
        <w:pStyle w:val="a3"/>
      </w:pPr>
      <w:r w:rsidRPr="008C0488">
        <w:rPr>
          <w:rFonts w:hint="eastAsia"/>
        </w:rPr>
        <w:t>皇家艺术学院夏季艺术展</w:t>
      </w:r>
    </w:p>
    <w:p w14:paraId="4A236ABA" w14:textId="03A017E1" w:rsidR="00D837EA" w:rsidRDefault="00D837EA" w:rsidP="00EA05B7">
      <w:pPr>
        <w:ind w:firstLineChars="200" w:firstLine="420"/>
      </w:pPr>
      <w:r>
        <w:rPr>
          <w:rFonts w:hint="eastAsia"/>
        </w:rPr>
        <w:t>皇家艺术学院的夏季艺术展从六月举行到八月，向任何提交作品的艺术家开放——其中最好的作品</w:t>
      </w:r>
      <w:r w:rsidR="00EA05B7">
        <w:rPr>
          <w:rFonts w:hint="eastAsia"/>
        </w:rPr>
        <w:t>，不论参赛者是否有名利或者富贵，都</w:t>
      </w:r>
      <w:r>
        <w:rPr>
          <w:rFonts w:hint="eastAsia"/>
        </w:rPr>
        <w:t>会被挑选出来用作展示</w:t>
      </w:r>
      <w:r w:rsidR="00EA05B7">
        <w:rPr>
          <w:rFonts w:hint="eastAsia"/>
        </w:rPr>
        <w:t>。这个活动</w:t>
      </w:r>
      <w:ins w:id="433" w:author="Liu, Jiatong" w:date="2023-09-19T18:04:00Z">
        <w:r w:rsidR="00AB6326">
          <w:rPr>
            <w:rFonts w:hint="eastAsia"/>
          </w:rPr>
          <w:t>在社会的所有阶层都很受欢迎。</w:t>
        </w:r>
      </w:ins>
      <w:del w:id="434" w:author="Liu, Jiatong" w:date="2023-09-19T18:04:00Z">
        <w:r w:rsidR="00EA05B7" w:rsidDel="00AB6326">
          <w:rPr>
            <w:rFonts w:hint="eastAsia"/>
          </w:rPr>
          <w:delText>非常受各个阶层的人的欢迎，</w:delText>
        </w:r>
      </w:del>
      <w:r w:rsidR="00EA05B7">
        <w:rPr>
          <w:rFonts w:hint="eastAsia"/>
        </w:rPr>
        <w:t>参加社交季的人很可能被富有的</w:t>
      </w:r>
      <w:ins w:id="435" w:author="Liu, Jiatong" w:date="2023-09-19T18:05:00Z">
        <w:r w:rsidR="00AB6326">
          <w:rPr>
            <w:rFonts w:hint="eastAsia"/>
          </w:rPr>
          <w:t>艺术</w:t>
        </w:r>
      </w:ins>
      <w:ins w:id="436" w:author="Liu, Jiatong" w:date="2023-09-19T18:04:00Z">
        <w:r w:rsidR="00AB6326">
          <w:rPr>
            <w:rFonts w:hint="eastAsia"/>
          </w:rPr>
          <w:t>赞助商们</w:t>
        </w:r>
      </w:ins>
      <w:del w:id="437" w:author="Liu, Jiatong" w:date="2023-09-19T18:04:00Z">
        <w:r w:rsidR="00EA05B7" w:rsidDel="00AB6326">
          <w:rPr>
            <w:rFonts w:hint="eastAsia"/>
          </w:rPr>
          <w:delText>艺术家赞助者</w:delText>
        </w:r>
      </w:del>
      <w:r w:rsidR="00EA05B7">
        <w:rPr>
          <w:rFonts w:hint="eastAsia"/>
        </w:rPr>
        <w:t>邀请参加私人鉴赏会。KP可以在艺术展中加入</w:t>
      </w:r>
      <w:r w:rsidR="00EA05B7" w:rsidRPr="00EA05B7">
        <w:rPr>
          <w:rFonts w:hint="eastAsia"/>
        </w:rPr>
        <w:t>理查德·厄普顿·皮克曼</w:t>
      </w:r>
      <w:r w:rsidR="00EA05B7" w:rsidRPr="00EA05B7">
        <w:t xml:space="preserve">(Richard Upton </w:t>
      </w:r>
      <w:proofErr w:type="spellStart"/>
      <w:r w:rsidR="00EA05B7" w:rsidRPr="00EA05B7">
        <w:t>Pickman</w:t>
      </w:r>
      <w:proofErr w:type="spellEnd"/>
      <w:r w:rsidR="00EA05B7" w:rsidRPr="00EA05B7">
        <w:t>)</w:t>
      </w:r>
      <w:r w:rsidR="00EA05B7">
        <w:rPr>
          <w:rFonts w:hint="eastAsia"/>
        </w:rPr>
        <w:t>这样的艺术家的画作。</w:t>
      </w:r>
    </w:p>
    <w:p w14:paraId="49568190" w14:textId="6FED07B2" w:rsidR="008C0488" w:rsidRDefault="008C0488" w:rsidP="00542ACD">
      <w:pPr>
        <w:pStyle w:val="a3"/>
      </w:pPr>
      <w:r w:rsidRPr="008C0488">
        <w:rPr>
          <w:rFonts w:hint="eastAsia"/>
        </w:rPr>
        <w:t>皇家园艺学会春季花展</w:t>
      </w:r>
      <w:r w:rsidRPr="008C0488">
        <w:t>Great Spring Show</w:t>
      </w:r>
    </w:p>
    <w:p w14:paraId="73381DB0" w14:textId="79DD2C7D" w:rsidR="005C19EA" w:rsidRDefault="005C19EA" w:rsidP="005C19EA">
      <w:pPr>
        <w:ind w:firstLineChars="200" w:firstLine="420"/>
      </w:pPr>
      <w:r>
        <w:rPr>
          <w:rFonts w:hint="eastAsia"/>
        </w:rPr>
        <w:t>春季花展于1862年开始，是英国最著名的花卉和园艺展。在1920年代，春季花展于五月</w:t>
      </w:r>
      <w:del w:id="438" w:author="Liu, Jiatong" w:date="2023-09-19T18:06:00Z">
        <w:r w:rsidDel="00AB6326">
          <w:rPr>
            <w:rFonts w:hint="eastAsia"/>
          </w:rPr>
          <w:delText>的某五天内，</w:delText>
        </w:r>
      </w:del>
      <w:r>
        <w:rPr>
          <w:rFonts w:hint="eastAsia"/>
        </w:rPr>
        <w:t>在切尔西皇家医院的庭院里举办</w:t>
      </w:r>
      <w:ins w:id="439" w:author="Liu, Jiatong" w:date="2023-09-19T18:06:00Z">
        <w:r w:rsidR="00AB6326">
          <w:rPr>
            <w:rFonts w:hint="eastAsia"/>
          </w:rPr>
          <w:t>，为期五天</w:t>
        </w:r>
      </w:ins>
      <w:r>
        <w:rPr>
          <w:rFonts w:hint="eastAsia"/>
        </w:rPr>
        <w:t>。园艺学会的成员通过建造迷你花园来展示他们的技艺与新奇或罕见的植物，来自全国各地的新发现的品种将成为非常受欢迎的展品。</w:t>
      </w:r>
    </w:p>
    <w:p w14:paraId="016A4806" w14:textId="1CE68F96" w:rsidR="005C19EA" w:rsidRPr="005C19EA" w:rsidRDefault="005C19EA" w:rsidP="005C19EA">
      <w:pPr>
        <w:ind w:firstLineChars="200" w:firstLine="420"/>
      </w:pPr>
      <w:r>
        <w:rPr>
          <w:rFonts w:hint="eastAsia"/>
        </w:rPr>
        <w:t>对富豪和乡绅来说这个花展非常有吸引力，在这里不仅可以</w:t>
      </w:r>
      <w:ins w:id="440" w:author="Liu, Jiatong" w:date="2023-09-19T18:07:00Z">
        <w:r w:rsidR="00AB6326">
          <w:rPr>
            <w:rFonts w:hint="eastAsia"/>
          </w:rPr>
          <w:t>刷存在感</w:t>
        </w:r>
      </w:ins>
      <w:del w:id="441" w:author="Liu, Jiatong" w:date="2023-09-19T18:07:00Z">
        <w:r w:rsidDel="00AB6326">
          <w:rPr>
            <w:rFonts w:hint="eastAsia"/>
          </w:rPr>
          <w:delText>向人们展示自己</w:delText>
        </w:r>
      </w:del>
      <w:r>
        <w:rPr>
          <w:rFonts w:hint="eastAsia"/>
        </w:rPr>
        <w:t>，也可以</w:t>
      </w:r>
      <w:r w:rsidR="00990A59">
        <w:rPr>
          <w:rFonts w:hint="eastAsia"/>
        </w:rPr>
        <w:t>为乡村庄园里的花园如何布置积累新点子。茶会和皇室成员的到访给这项活动增添了文雅的氛围，但是蛰伏在亚马逊植物丛中的纱布尼古拉斯的黑山羊幼崽很可能会破坏整个展会。</w:t>
      </w:r>
    </w:p>
    <w:p w14:paraId="734D20C9" w14:textId="4E22D8DE" w:rsidR="008C0488" w:rsidRDefault="008C0488" w:rsidP="00542ACD">
      <w:pPr>
        <w:pStyle w:val="a3"/>
      </w:pPr>
      <w:r w:rsidRPr="008C0488">
        <w:rPr>
          <w:rFonts w:hint="eastAsia"/>
        </w:rPr>
        <w:t>皇家军队阅兵仪式</w:t>
      </w:r>
    </w:p>
    <w:p w14:paraId="6F90D3B5" w14:textId="47BE3147" w:rsidR="00990A59" w:rsidRDefault="003071AD" w:rsidP="008E07AF">
      <w:pPr>
        <w:ind w:firstLineChars="200" w:firstLine="420"/>
      </w:pPr>
      <w:r>
        <w:rPr>
          <w:rFonts w:hint="eastAsia"/>
        </w:rPr>
        <w:t>军队阅兵仪式于</w:t>
      </w:r>
      <w:r w:rsidRPr="003071AD">
        <w:rPr>
          <w:rFonts w:hint="eastAsia"/>
        </w:rPr>
        <w:t>每年的</w:t>
      </w:r>
      <w:r w:rsidRPr="003071AD">
        <w:t>6月3日(国王的官方生日)</w:t>
      </w:r>
      <w:r>
        <w:rPr>
          <w:rFonts w:hint="eastAsia"/>
        </w:rPr>
        <w:t>举行，这是英国军队步兵团的盛大游</w:t>
      </w:r>
      <w:r>
        <w:rPr>
          <w:rFonts w:hint="eastAsia"/>
        </w:rPr>
        <w:lastRenderedPageBreak/>
        <w:t>行，他们将在军乐队的陪伴下列队通过白厅</w:t>
      </w:r>
      <w:r w:rsidR="00F87523">
        <w:rPr>
          <w:rFonts w:hint="eastAsia"/>
        </w:rPr>
        <w:t>街上</w:t>
      </w:r>
      <w:r w:rsidR="00D31787">
        <w:rPr>
          <w:rFonts w:hint="eastAsia"/>
        </w:rPr>
        <w:t>的皇家骑兵卫队岗哨</w:t>
      </w:r>
      <w:r w:rsidR="00F87523">
        <w:rPr>
          <w:rFonts w:hint="eastAsia"/>
        </w:rPr>
        <w:t>。国王将</w:t>
      </w:r>
      <w:r w:rsidR="00F87523" w:rsidRPr="00F87523">
        <w:rPr>
          <w:rFonts w:hint="eastAsia"/>
        </w:rPr>
        <w:t>检阅</w:t>
      </w:r>
      <w:r w:rsidR="00F87523">
        <w:rPr>
          <w:rFonts w:hint="eastAsia"/>
        </w:rPr>
        <w:t>军队，亲自行礼，然后被护送回广场另一头的白金汉宫。成千上万的人站在阅兵场或者阅兵路线的沿线</w:t>
      </w:r>
      <w:r w:rsidR="008E07AF">
        <w:rPr>
          <w:rFonts w:hint="eastAsia"/>
        </w:rPr>
        <w:t>上观看这一壮观的场面，既是为帝国庆祝，也是为一睹君王的风采。</w:t>
      </w:r>
    </w:p>
    <w:p w14:paraId="03634653" w14:textId="10E7412A" w:rsidR="002303AE" w:rsidRDefault="002303AE" w:rsidP="00542ACD">
      <w:pPr>
        <w:pStyle w:val="a3"/>
      </w:pPr>
      <w:r w:rsidRPr="002303AE">
        <w:rPr>
          <w:rFonts w:hint="eastAsia"/>
        </w:rPr>
        <w:t>嘉德骑士礼拜</w:t>
      </w:r>
    </w:p>
    <w:p w14:paraId="3B9D8775" w14:textId="76FA3A1B" w:rsidR="008E07AF" w:rsidRDefault="008E07AF" w:rsidP="00DB7848">
      <w:pPr>
        <w:ind w:firstLineChars="200" w:firstLine="420"/>
      </w:pPr>
      <w:r w:rsidRPr="008E07AF">
        <w:rPr>
          <w:rFonts w:hint="eastAsia"/>
        </w:rPr>
        <w:t>嘉德勋章是英国最古老的骑士勋章</w:t>
      </w:r>
      <w:r>
        <w:rPr>
          <w:rFonts w:hint="eastAsia"/>
        </w:rPr>
        <w:t>，也是一个人可以被授予的最高等级荣誉（除了世袭贵族、</w:t>
      </w:r>
      <w:r w:rsidRPr="008E07AF">
        <w:rPr>
          <w:rFonts w:hint="eastAsia"/>
        </w:rPr>
        <w:t>维多利亚十字勋章和乔治十字勋章</w:t>
      </w:r>
      <w:r w:rsidR="00DB7848">
        <w:rPr>
          <w:rFonts w:hint="eastAsia"/>
        </w:rPr>
        <w:t>外</w:t>
      </w:r>
      <w:r>
        <w:rPr>
          <w:rFonts w:hint="eastAsia"/>
        </w:rPr>
        <w:t>）。嘉德</w:t>
      </w:r>
      <w:r w:rsidR="00DB7848">
        <w:rPr>
          <w:rFonts w:hint="eastAsia"/>
        </w:rPr>
        <w:t>骑士团的成员</w:t>
      </w:r>
      <w:r>
        <w:rPr>
          <w:rFonts w:hint="eastAsia"/>
        </w:rPr>
        <w:t>仅限于</w:t>
      </w:r>
      <w:commentRangeStart w:id="442"/>
      <w:r w:rsidR="00DB7848">
        <w:rPr>
          <w:rFonts w:hint="eastAsia"/>
        </w:rPr>
        <w:t>君主和包括其继承人在内的不超过24名成员。</w:t>
      </w:r>
      <w:commentRangeEnd w:id="442"/>
      <w:r w:rsidR="00DB7848">
        <w:rPr>
          <w:rStyle w:val="ad"/>
        </w:rPr>
        <w:commentReference w:id="442"/>
      </w:r>
      <w:r w:rsidR="00DB7848" w:rsidRPr="00DB7848">
        <w:rPr>
          <w:rFonts w:hint="eastAsia"/>
        </w:rPr>
        <w:t>每年六月的一个星期天</w:t>
      </w:r>
      <w:r w:rsidR="00DB7848">
        <w:rPr>
          <w:rFonts w:hint="eastAsia"/>
        </w:rPr>
        <w:t>，嘉德骑士团的成员将会游行通过温莎城堡的庭院，前往</w:t>
      </w:r>
      <w:r w:rsidR="00A12BBD">
        <w:rPr>
          <w:rFonts w:hint="eastAsia"/>
        </w:rPr>
        <w:t>做好仪式准备</w:t>
      </w:r>
      <w:r w:rsidR="00DB7848">
        <w:rPr>
          <w:rFonts w:hint="eastAsia"/>
        </w:rPr>
        <w:t>的</w:t>
      </w:r>
      <w:r w:rsidR="00A12BBD">
        <w:rPr>
          <w:rFonts w:hint="eastAsia"/>
        </w:rPr>
        <w:t>教堂</w:t>
      </w:r>
      <w:r w:rsidR="00DB7848">
        <w:rPr>
          <w:rFonts w:hint="eastAsia"/>
        </w:rPr>
        <w:t>。</w:t>
      </w:r>
      <w:r w:rsidR="00A12BBD">
        <w:rPr>
          <w:rFonts w:hint="eastAsia"/>
        </w:rPr>
        <w:t>非骑士团的人想参加礼拜就必须得到邀请，这份邀请将被认为是国王的认可和巨大的荣誉。</w:t>
      </w:r>
    </w:p>
    <w:p w14:paraId="251441F7" w14:textId="65980787" w:rsidR="002303AE" w:rsidRDefault="002303AE" w:rsidP="00542ACD">
      <w:pPr>
        <w:pStyle w:val="a3"/>
      </w:pPr>
      <w:r w:rsidRPr="002303AE">
        <w:rPr>
          <w:rFonts w:hint="eastAsia"/>
        </w:rPr>
        <w:t>牛津剑桥赛艇对抗赛</w:t>
      </w:r>
    </w:p>
    <w:p w14:paraId="1465AB93" w14:textId="28F9DFF7" w:rsidR="00A12BBD" w:rsidRPr="00A12BBD" w:rsidRDefault="00A12BBD" w:rsidP="00A12BBD">
      <w:pPr>
        <w:ind w:firstLineChars="200" w:firstLine="420"/>
      </w:pPr>
      <w:r>
        <w:rPr>
          <w:rFonts w:hint="eastAsia"/>
        </w:rPr>
        <w:t>赛艇季最著名的赛事便是广为人知的牛津与剑桥之间的“赛艇对抗赛”，</w:t>
      </w:r>
      <w:r w:rsidRPr="00A12BBD">
        <w:rPr>
          <w:rFonts w:hint="eastAsia"/>
        </w:rPr>
        <w:t>在</w:t>
      </w:r>
      <w:commentRangeStart w:id="443"/>
      <w:r w:rsidRPr="00A12BBD">
        <w:t>pg.90</w:t>
      </w:r>
      <w:commentRangeEnd w:id="443"/>
      <w:r>
        <w:rPr>
          <w:rStyle w:val="ad"/>
        </w:rPr>
        <w:commentReference w:id="443"/>
      </w:r>
      <w:r w:rsidRPr="00A12BBD">
        <w:t>上有进一步的描述。</w:t>
      </w:r>
    </w:p>
    <w:p w14:paraId="32988655" w14:textId="14552F33" w:rsidR="002303AE" w:rsidRDefault="002303AE" w:rsidP="00542ACD">
      <w:pPr>
        <w:pStyle w:val="a3"/>
      </w:pPr>
      <w:r w:rsidRPr="002303AE">
        <w:rPr>
          <w:rFonts w:hint="eastAsia"/>
        </w:rPr>
        <w:t>亨利皇家赛舟会</w:t>
      </w:r>
    </w:p>
    <w:p w14:paraId="2DF138E6" w14:textId="5130CEFB" w:rsidR="00A12BBD" w:rsidRDefault="00AE5005" w:rsidP="00457ADC">
      <w:pPr>
        <w:ind w:firstLineChars="200" w:firstLine="420"/>
      </w:pPr>
      <w:r>
        <w:rPr>
          <w:rFonts w:hint="eastAsia"/>
        </w:rPr>
        <w:t>赛舟会在六月第一个星期举行，从周一持续到周日，赛艇会由一系列赛事组成，赛道在泰晤士河河畔亨利镇，长度超过一英里，</w:t>
      </w:r>
      <w:r w:rsidR="00457ADC">
        <w:rPr>
          <w:rFonts w:hint="eastAsia"/>
        </w:rPr>
        <w:t>非职业（竞赛组委会严格执行这项规定，有人认为过于严格了）的</w:t>
      </w:r>
      <w:r>
        <w:rPr>
          <w:rFonts w:hint="eastAsia"/>
        </w:rPr>
        <w:t>个人和团队</w:t>
      </w:r>
      <w:r w:rsidR="00457ADC">
        <w:rPr>
          <w:rFonts w:hint="eastAsia"/>
        </w:rPr>
        <w:t>选手</w:t>
      </w:r>
      <w:r>
        <w:rPr>
          <w:rFonts w:hint="eastAsia"/>
        </w:rPr>
        <w:t>都可以参赛</w:t>
      </w:r>
      <w:r w:rsidR="00457ADC">
        <w:rPr>
          <w:rFonts w:hint="eastAsia"/>
        </w:rPr>
        <w:t>。只要符合业余的标准，任何人都可以参赛，资格赛会在正式比赛前几天甚至几个星期就举行。</w:t>
      </w:r>
      <w:r w:rsidR="00F51795">
        <w:rPr>
          <w:rFonts w:hint="eastAsia"/>
        </w:rPr>
        <w:t>在周日下午，</w:t>
      </w:r>
      <w:r w:rsidR="00457ADC">
        <w:rPr>
          <w:rFonts w:hint="eastAsia"/>
        </w:rPr>
        <w:t>随着男子八人</w:t>
      </w:r>
      <w:r w:rsidR="00F51795">
        <w:rPr>
          <w:rFonts w:hint="eastAsia"/>
        </w:rPr>
        <w:t>挑战杯决赛</w:t>
      </w:r>
      <w:r w:rsidR="00F51795" w:rsidRPr="00F51795">
        <w:t>Grand Challenge Cup</w:t>
      </w:r>
      <w:r w:rsidR="00F51795">
        <w:rPr>
          <w:rFonts w:hint="eastAsia"/>
        </w:rPr>
        <w:t>的举行，整个赛舟会将迎来高潮。</w:t>
      </w:r>
    </w:p>
    <w:p w14:paraId="58814767" w14:textId="2F3A065E" w:rsidR="00F51795" w:rsidRPr="00F51795" w:rsidRDefault="00F51795" w:rsidP="00F51795">
      <w:pPr>
        <w:ind w:firstLineChars="200" w:firstLine="420"/>
      </w:pPr>
      <w:r>
        <w:rPr>
          <w:rFonts w:hint="eastAsia"/>
        </w:rPr>
        <w:t>观众们聚集在泰晤士河两岸观看比赛，而</w:t>
      </w:r>
      <w:r w:rsidRPr="00F51795">
        <w:rPr>
          <w:rFonts w:hint="eastAsia"/>
        </w:rPr>
        <w:t>利安德俱乐部</w:t>
      </w:r>
      <w:r w:rsidRPr="00F51795">
        <w:t>(Leander Club)</w:t>
      </w:r>
      <w:r>
        <w:rPr>
          <w:rFonts w:hint="eastAsia"/>
        </w:rPr>
        <w:t>——比赛的组织者——的成员可以在</w:t>
      </w:r>
      <w:r w:rsidR="006C428D">
        <w:rPr>
          <w:rFonts w:hint="eastAsia"/>
        </w:rPr>
        <w:t>会员座区</w:t>
      </w:r>
      <w:r>
        <w:rPr>
          <w:rFonts w:hint="eastAsia"/>
        </w:rPr>
        <w:t>观看比赛，同样的，一些社会精英也会被邀请进入会员座区</w:t>
      </w:r>
      <w:r w:rsidR="006C428D">
        <w:rPr>
          <w:rFonts w:hint="eastAsia"/>
        </w:rPr>
        <w:t>。无论是会员还是被邀请的客人，要进入会员座区都有严格的着装要求，</w:t>
      </w:r>
    </w:p>
    <w:p w14:paraId="6F661803" w14:textId="698D3F94" w:rsidR="00A12BBD" w:rsidRDefault="00A12BBD" w:rsidP="00542ACD">
      <w:pPr>
        <w:pStyle w:val="a3"/>
      </w:pPr>
      <w:r w:rsidRPr="00A12BBD">
        <w:rPr>
          <w:rFonts w:hint="eastAsia"/>
        </w:rPr>
        <w:t>温布尔顿</w:t>
      </w:r>
      <w:r>
        <w:rPr>
          <w:rFonts w:hint="eastAsia"/>
        </w:rPr>
        <w:t>网球赛</w:t>
      </w:r>
    </w:p>
    <w:p w14:paraId="568F5A4F" w14:textId="00EA9A70" w:rsidR="006C428D" w:rsidRDefault="006C428D" w:rsidP="006C428D">
      <w:pPr>
        <w:ind w:left="2" w:firstLineChars="200" w:firstLine="420"/>
      </w:pPr>
      <w:r>
        <w:rPr>
          <w:rFonts w:hint="eastAsia"/>
        </w:rPr>
        <w:t>关于网球的内容见</w:t>
      </w:r>
      <w:r w:rsidRPr="00A12BBD">
        <w:t>pg.90</w:t>
      </w:r>
      <w:r>
        <w:rPr>
          <w:rFonts w:hint="eastAsia"/>
        </w:rPr>
        <w:t>，温布尔顿见</w:t>
      </w:r>
      <w:r w:rsidRPr="00A12BBD">
        <w:t>pg.163</w:t>
      </w:r>
      <w:r>
        <w:rPr>
          <w:rFonts w:hint="eastAsia"/>
        </w:rPr>
        <w:t>。</w:t>
      </w:r>
    </w:p>
    <w:p w14:paraId="58026C69" w14:textId="66DA2B18" w:rsidR="00A12BBD" w:rsidRDefault="009A7B2C" w:rsidP="00542ACD">
      <w:pPr>
        <w:pStyle w:val="a3"/>
      </w:pPr>
      <w:r w:rsidRPr="009A7B2C">
        <w:rPr>
          <w:rFonts w:hint="eastAsia"/>
        </w:rPr>
        <w:t>罗德板球</w:t>
      </w:r>
      <w:r>
        <w:rPr>
          <w:rFonts w:hint="eastAsia"/>
        </w:rPr>
        <w:t>赛</w:t>
      </w:r>
    </w:p>
    <w:p w14:paraId="1A425F34" w14:textId="790F072B" w:rsidR="009A7B2C" w:rsidRDefault="00B8144E" w:rsidP="0003079E">
      <w:pPr>
        <w:ind w:firstLineChars="200" w:firstLine="420"/>
      </w:pPr>
      <w:r>
        <w:rPr>
          <w:rFonts w:hint="eastAsia"/>
        </w:rPr>
        <w:t>夏季</w:t>
      </w:r>
      <w:r w:rsidR="0003079E">
        <w:rPr>
          <w:rFonts w:hint="eastAsia"/>
        </w:rPr>
        <w:t>往往会举行一些国家赞助的板球比赛。MCC在板球圣地罗德板球场举办的持续五天的球赛是夏季最重要的比赛。</w:t>
      </w:r>
      <w:r w:rsidR="009A7B2C">
        <w:t>MCC  (</w:t>
      </w:r>
      <w:r w:rsidR="009A7B2C" w:rsidRPr="009A7B2C">
        <w:rPr>
          <w:rFonts w:hint="eastAsia"/>
        </w:rPr>
        <w:t>玛丽勒本板球</w:t>
      </w:r>
      <w:r w:rsidR="009A7B2C" w:rsidRPr="009A7B2C">
        <w:t>俱乐部</w:t>
      </w:r>
      <w:r w:rsidR="009A7B2C">
        <w:t>Marylebone Cricket Club)</w:t>
      </w:r>
      <w:r w:rsidR="009A7B2C">
        <w:rPr>
          <w:rFonts w:hint="eastAsia"/>
        </w:rPr>
        <w:t>的成员和邀请的客人可以在</w:t>
      </w:r>
      <w:r>
        <w:rPr>
          <w:rFonts w:hint="eastAsia"/>
        </w:rPr>
        <w:t>板球场馆</w:t>
      </w:r>
      <w:r w:rsidRPr="00B8144E">
        <w:t>Pavilion</w:t>
      </w:r>
      <w:r>
        <w:rPr>
          <w:rFonts w:hint="eastAsia"/>
        </w:rPr>
        <w:t>中</w:t>
      </w:r>
      <w:r w:rsidR="009A7B2C">
        <w:rPr>
          <w:rFonts w:hint="eastAsia"/>
        </w:rPr>
        <w:t>观看比赛，也可以在</w:t>
      </w:r>
      <w:r>
        <w:rPr>
          <w:rFonts w:hint="eastAsia"/>
        </w:rPr>
        <w:t>长屋</w:t>
      </w:r>
      <w:r w:rsidRPr="00B8144E">
        <w:t>Long Room</w:t>
      </w:r>
      <w:r w:rsidR="008A7857" w:rsidRPr="00B8144E">
        <w:rPr>
          <w:rFonts w:hint="eastAsia"/>
        </w:rPr>
        <w:t>里</w:t>
      </w:r>
      <w:r w:rsidR="009A7B2C">
        <w:rPr>
          <w:rFonts w:hint="eastAsia"/>
        </w:rPr>
        <w:t>品尝点心</w:t>
      </w:r>
      <w:r w:rsidR="008A7857">
        <w:rPr>
          <w:rFonts w:hint="eastAsia"/>
        </w:rPr>
        <w:t>。</w:t>
      </w:r>
    </w:p>
    <w:tbl>
      <w:tblPr>
        <w:tblStyle w:val="aa"/>
        <w:tblW w:w="0" w:type="auto"/>
        <w:tblLook w:val="04A0" w:firstRow="1" w:lastRow="0" w:firstColumn="1" w:lastColumn="0" w:noHBand="0" w:noVBand="1"/>
      </w:tblPr>
      <w:tblGrid>
        <w:gridCol w:w="8296"/>
      </w:tblGrid>
      <w:tr w:rsidR="00A12BBD" w14:paraId="4A799292" w14:textId="77777777" w:rsidTr="00A12BBD">
        <w:tc>
          <w:tcPr>
            <w:tcW w:w="8296" w:type="dxa"/>
          </w:tcPr>
          <w:p w14:paraId="45353D22" w14:textId="77777777" w:rsidR="00A12BBD" w:rsidRDefault="00A12BBD" w:rsidP="00A12BBD">
            <w:pPr>
              <w:pStyle w:val="ab"/>
            </w:pPr>
            <w:r>
              <w:rPr>
                <w:rFonts w:hint="eastAsia"/>
              </w:rPr>
              <w:t>带上你的高礼帽</w:t>
            </w:r>
          </w:p>
          <w:p w14:paraId="27A8E07E" w14:textId="2864D3F5" w:rsidR="006C428D" w:rsidRDefault="0003079E" w:rsidP="006F04E8">
            <w:pPr>
              <w:ind w:firstLineChars="200" w:firstLine="420"/>
            </w:pPr>
            <w:r>
              <w:rPr>
                <w:rFonts w:hint="eastAsia"/>
              </w:rPr>
              <w:lastRenderedPageBreak/>
              <w:t>如果你在社交季受邀出席某项活动，一场私人聚会、</w:t>
            </w:r>
            <w:r w:rsidR="006F04E8">
              <w:rPr>
                <w:rFonts w:hint="eastAsia"/>
              </w:rPr>
              <w:t>一个画廊展、在亨利镇的酒会或者在切尔西的茶会，千万不要穿不合适的衣服。至少需要着装整洁——可以在夜间活动中穿</w:t>
            </w:r>
            <w:r w:rsidR="006F04E8" w:rsidRPr="006F04E8">
              <w:rPr>
                <w:rFonts w:hint="eastAsia"/>
              </w:rPr>
              <w:t>无尾半正式晚礼服</w:t>
            </w:r>
            <w:r w:rsidR="006F04E8">
              <w:rPr>
                <w:rFonts w:hint="eastAsia"/>
              </w:rPr>
              <w:t>（如果是绅士还可以穿燕尾礼服），在日间活动中也需要着装</w:t>
            </w:r>
            <w:ins w:id="444" w:author="Liu, Jiatong" w:date="2023-09-19T18:11:00Z">
              <w:r w:rsidR="0018118B">
                <w:rPr>
                  <w:rFonts w:hint="eastAsia"/>
                </w:rPr>
                <w:t>得体</w:t>
              </w:r>
            </w:ins>
            <w:commentRangeStart w:id="445"/>
            <w:del w:id="446" w:author="Liu, Jiatong" w:date="2023-09-19T18:11:00Z">
              <w:r w:rsidR="006F04E8" w:rsidDel="0018118B">
                <w:rPr>
                  <w:rFonts w:hint="eastAsia"/>
                </w:rPr>
                <w:delText>明智</w:delText>
              </w:r>
              <w:commentRangeEnd w:id="445"/>
              <w:r w:rsidR="006F04E8" w:rsidDel="0018118B">
                <w:rPr>
                  <w:rStyle w:val="ad"/>
                </w:rPr>
                <w:commentReference w:id="445"/>
              </w:r>
            </w:del>
            <w:r w:rsidR="006F04E8">
              <w:rPr>
                <w:rFonts w:hint="eastAsia"/>
              </w:rPr>
              <w:t>。</w:t>
            </w:r>
            <w:r w:rsidR="00475B59">
              <w:rPr>
                <w:rFonts w:hint="eastAsia"/>
              </w:rPr>
              <w:t>没有戴帽子的男性如果要进入</w:t>
            </w:r>
            <w:r w:rsidR="00475B59" w:rsidRPr="00475B59">
              <w:rPr>
                <w:rFonts w:hint="eastAsia"/>
              </w:rPr>
              <w:t>阿斯科特赛马场</w:t>
            </w:r>
            <w:r w:rsidR="00475B59">
              <w:rPr>
                <w:rFonts w:hint="eastAsia"/>
              </w:rPr>
              <w:t>皇室区将会被毫不犹豫地拒之门外，而穿裙摆在膝盖以上的短裙的女性无论在哪里都会受到冷遇。</w:t>
            </w:r>
          </w:p>
          <w:p w14:paraId="6E68EDD9" w14:textId="6055B64E" w:rsidR="00A12BBD" w:rsidRPr="00A12BBD" w:rsidRDefault="00475B59" w:rsidP="009E19FD">
            <w:pPr>
              <w:ind w:firstLineChars="200" w:firstLine="420"/>
            </w:pPr>
            <w:r>
              <w:rPr>
                <w:rFonts w:hint="eastAsia"/>
              </w:rPr>
              <w:t>显而易见的是，在任何社交场合展示出醉酒</w:t>
            </w:r>
            <w:r w:rsidR="009E19FD">
              <w:rPr>
                <w:rFonts w:hint="eastAsia"/>
              </w:rPr>
              <w:t>状态</w:t>
            </w:r>
            <w:r>
              <w:rPr>
                <w:rFonts w:hint="eastAsia"/>
              </w:rPr>
              <w:t>、猥亵</w:t>
            </w:r>
            <w:r w:rsidR="009E19FD">
              <w:rPr>
                <w:rFonts w:hint="eastAsia"/>
              </w:rPr>
              <w:t>行为，或者因为旧日支配者而胡言乱语都是不可接受的。如果调查员在这样的场合行为失当被发现的话，很有可能被立刻驱逐离场，这位调查员今后能出席私人举办的社交活动的概率也将大幅下降。</w:t>
            </w:r>
          </w:p>
        </w:tc>
      </w:tr>
    </w:tbl>
    <w:p w14:paraId="3BF98397" w14:textId="2A335B1A" w:rsidR="00A12BBD" w:rsidRDefault="00A12BBD" w:rsidP="00542ACD">
      <w:pPr>
        <w:pStyle w:val="a3"/>
      </w:pPr>
      <w:r w:rsidRPr="00A12BBD">
        <w:rPr>
          <w:rFonts w:hint="eastAsia"/>
        </w:rPr>
        <w:lastRenderedPageBreak/>
        <w:t>伦敦市长</w:t>
      </w:r>
      <w:r w:rsidR="00C12B83">
        <w:rPr>
          <w:rFonts w:hint="eastAsia"/>
        </w:rPr>
        <w:t>巡游</w:t>
      </w:r>
    </w:p>
    <w:p w14:paraId="4EAB78A9" w14:textId="2277FBC4" w:rsidR="009E19FD" w:rsidRDefault="009E19FD" w:rsidP="00C12B83">
      <w:pPr>
        <w:ind w:firstLineChars="200" w:firstLine="420"/>
      </w:pPr>
      <w:r>
        <w:rPr>
          <w:rFonts w:hint="eastAsia"/>
        </w:rPr>
        <w:t>伦敦市长巡游可以追溯自1535年，这场盛大的游行从伦敦市政厅一直到</w:t>
      </w:r>
      <w:r w:rsidR="00C12B83" w:rsidRPr="00C12B83">
        <w:rPr>
          <w:rFonts w:hint="eastAsia"/>
        </w:rPr>
        <w:t>皇家司法院</w:t>
      </w:r>
      <w:r w:rsidR="00C12B83">
        <w:rPr>
          <w:rFonts w:hint="eastAsia"/>
        </w:rPr>
        <w:t>，该活动是为了庆祝新一轮伦敦市长的当选，新市长上任第一件事就是</w:t>
      </w:r>
      <w:r w:rsidR="00C12B83">
        <w:t>前往皇家司法院，</w:t>
      </w:r>
      <w:r w:rsidR="00C12B83">
        <w:rPr>
          <w:rFonts w:hint="eastAsia"/>
        </w:rPr>
        <w:t>在那里</w:t>
      </w:r>
      <w:r w:rsidR="00C12B83">
        <w:t>宣誓效忠皇室。</w:t>
      </w:r>
      <w:r w:rsidR="00C37ECF">
        <w:rPr>
          <w:rFonts w:hint="eastAsia"/>
        </w:rPr>
        <w:t>参与这场</w:t>
      </w:r>
      <w:r w:rsidR="00C12B83">
        <w:rPr>
          <w:rFonts w:hint="eastAsia"/>
        </w:rPr>
        <w:t>巡游的还有</w:t>
      </w:r>
      <w:r w:rsidR="00C12B83" w:rsidRPr="00C12B83">
        <w:rPr>
          <w:rFonts w:hint="eastAsia"/>
        </w:rPr>
        <w:t>伦敦</w:t>
      </w:r>
      <w:r w:rsidR="00C37ECF">
        <w:rPr>
          <w:rFonts w:hint="eastAsia"/>
        </w:rPr>
        <w:t>各</w:t>
      </w:r>
      <w:r w:rsidR="00C12B83" w:rsidRPr="00C12B83">
        <w:rPr>
          <w:rFonts w:hint="eastAsia"/>
        </w:rPr>
        <w:t>同业公会</w:t>
      </w:r>
      <w:r w:rsidR="00C12B83">
        <w:rPr>
          <w:rFonts w:hint="eastAsia"/>
        </w:rPr>
        <w:t>的代表</w:t>
      </w:r>
      <w:r w:rsidR="00C37ECF">
        <w:rPr>
          <w:rFonts w:hint="eastAsia"/>
        </w:rPr>
        <w:t>、</w:t>
      </w:r>
      <w:r w:rsidR="00C37ECF" w:rsidRPr="00C37ECF">
        <w:rPr>
          <w:rFonts w:hint="eastAsia"/>
        </w:rPr>
        <w:t>英国荣誉炮兵连</w:t>
      </w:r>
      <w:r w:rsidR="00C37ECF">
        <w:rPr>
          <w:rFonts w:hint="eastAsia"/>
        </w:rPr>
        <w:t>、</w:t>
      </w:r>
      <w:r w:rsidR="00C37ECF" w:rsidRPr="00C37ECF">
        <w:rPr>
          <w:rFonts w:hint="eastAsia"/>
        </w:rPr>
        <w:t>皇家燧发枪团</w:t>
      </w:r>
      <w:r w:rsidR="002776DD">
        <w:rPr>
          <w:rFonts w:hint="eastAsia"/>
        </w:rPr>
        <w:t>（</w:t>
      </w:r>
      <w:r w:rsidR="002776DD" w:rsidRPr="002776DD">
        <w:rPr>
          <w:rFonts w:hint="eastAsia"/>
        </w:rPr>
        <w:t>刺刀上枪</w:t>
      </w:r>
      <w:r w:rsidR="002776DD">
        <w:rPr>
          <w:rFonts w:hint="eastAsia"/>
        </w:rPr>
        <w:t>）</w:t>
      </w:r>
      <w:r w:rsidR="00C37ECF">
        <w:rPr>
          <w:rFonts w:hint="eastAsia"/>
        </w:rPr>
        <w:t>。</w:t>
      </w:r>
    </w:p>
    <w:p w14:paraId="70024FFD" w14:textId="1304164F" w:rsidR="002776DD" w:rsidRPr="0031338B" w:rsidRDefault="002776DD" w:rsidP="00C12B83">
      <w:pPr>
        <w:ind w:firstLineChars="200" w:firstLine="420"/>
        <w:rPr>
          <w:color w:val="FF0000"/>
        </w:rPr>
      </w:pPr>
      <w:r>
        <w:rPr>
          <w:rFonts w:hint="eastAsia"/>
        </w:rPr>
        <w:t>自从有这项传统以来，市长巡游已经成为了一场</w:t>
      </w:r>
      <w:r>
        <w:t>年度盛典</w:t>
      </w:r>
      <w:r>
        <w:rPr>
          <w:rFonts w:hint="eastAsia"/>
        </w:rPr>
        <w:t>，许多人为了这天会特意租用可以俯瞰游行线路的房间，</w:t>
      </w:r>
      <w:r w:rsidR="0031338B" w:rsidRPr="0031338B">
        <w:rPr>
          <w:rFonts w:hint="eastAsia"/>
          <w:color w:val="FF0000"/>
        </w:rPr>
        <w:t>邀请一些特定的朋友或者想要打动的人，</w:t>
      </w:r>
      <w:r w:rsidRPr="0031338B">
        <w:rPr>
          <w:rFonts w:hint="eastAsia"/>
          <w:color w:val="FF0000"/>
        </w:rPr>
        <w:t>在</w:t>
      </w:r>
      <w:r w:rsidR="0031338B" w:rsidRPr="0031338B">
        <w:rPr>
          <w:rFonts w:hint="eastAsia"/>
          <w:color w:val="FF0000"/>
        </w:rPr>
        <w:t>这样的</w:t>
      </w:r>
      <w:r w:rsidRPr="0031338B">
        <w:rPr>
          <w:rFonts w:hint="eastAsia"/>
          <w:color w:val="FF0000"/>
        </w:rPr>
        <w:t>房间里举办</w:t>
      </w:r>
      <w:r w:rsidR="0031338B" w:rsidRPr="0031338B">
        <w:rPr>
          <w:rFonts w:hint="eastAsia"/>
          <w:color w:val="FF0000"/>
        </w:rPr>
        <w:t>晚宴和茶会。</w:t>
      </w:r>
    </w:p>
    <w:p w14:paraId="35239F12" w14:textId="179068BA" w:rsidR="00A12BBD" w:rsidRDefault="00A12BBD" w:rsidP="00542ACD">
      <w:pPr>
        <w:pStyle w:val="a3"/>
      </w:pPr>
      <w:r>
        <w:rPr>
          <w:rFonts w:hint="eastAsia"/>
        </w:rPr>
        <w:t>社交新秀</w:t>
      </w:r>
    </w:p>
    <w:p w14:paraId="48425052" w14:textId="076D73AF" w:rsidR="006C428D" w:rsidRDefault="0031338B" w:rsidP="0031338B">
      <w:pPr>
        <w:ind w:firstLineChars="200" w:firstLine="420"/>
      </w:pPr>
      <w:r>
        <w:rPr>
          <w:rFonts w:hint="eastAsia"/>
        </w:rPr>
        <w:t>社交季非正式但是被</w:t>
      </w:r>
      <w:r w:rsidRPr="0031338B">
        <w:rPr>
          <w:rFonts w:hint="eastAsia"/>
        </w:rPr>
        <w:t>广泛认可</w:t>
      </w:r>
      <w:r>
        <w:rPr>
          <w:rFonts w:hint="eastAsia"/>
        </w:rPr>
        <w:t>的开端</w:t>
      </w:r>
      <w:r w:rsidR="00543AFC">
        <w:rPr>
          <w:rFonts w:hint="eastAsia"/>
        </w:rPr>
        <w:t>，便是社交新秀——16~18岁的年轻女子，她们通常才从教授仪态、举止和闲谈的学校毕业——在宫廷里觐见英王，这被称作“</w:t>
      </w:r>
      <w:r w:rsidR="00543AFC">
        <w:t>踏入社交界</w:t>
      </w:r>
      <w:r w:rsidR="00543AFC">
        <w:rPr>
          <w:rFonts w:hint="eastAsia"/>
        </w:rPr>
        <w:t>”。得以觐见英王的唯一方式，便是有一名过去觐见过的女性担保，因此每年得以觐见的人数都非常有限。</w:t>
      </w:r>
    </w:p>
    <w:p w14:paraId="048C0D54" w14:textId="7BA07EF5" w:rsidR="0031338B" w:rsidRDefault="00543AFC" w:rsidP="00850523">
      <w:pPr>
        <w:ind w:firstLineChars="200" w:firstLine="420"/>
      </w:pPr>
      <w:r>
        <w:rPr>
          <w:rFonts w:hint="eastAsia"/>
        </w:rPr>
        <w:t>提名人会代表获提名的社交新秀向</w:t>
      </w:r>
      <w:r w:rsidRPr="00543AFC">
        <w:rPr>
          <w:rFonts w:hint="eastAsia"/>
        </w:rPr>
        <w:t>宫务大臣</w:t>
      </w:r>
      <w:r>
        <w:rPr>
          <w:rFonts w:hint="eastAsia"/>
        </w:rPr>
        <w:t>提出申请，</w:t>
      </w:r>
      <w:r w:rsidR="00850523">
        <w:rPr>
          <w:rFonts w:hint="eastAsia"/>
        </w:rPr>
        <w:t>如果申请成功，</w:t>
      </w:r>
      <w:ins w:id="447" w:author="Liu, Jiatong" w:date="2023-09-19T18:14:00Z">
        <w:r w:rsidR="0018118B">
          <w:rPr>
            <w:rFonts w:hint="eastAsia"/>
          </w:rPr>
          <w:t>新秀</w:t>
        </w:r>
      </w:ins>
      <w:del w:id="448" w:author="Liu, Jiatong" w:date="2023-09-19T18:14:00Z">
        <w:r w:rsidR="00850523" w:rsidDel="0018118B">
          <w:rPr>
            <w:rFonts w:hint="eastAsia"/>
          </w:rPr>
          <w:delText>她</w:delText>
        </w:r>
      </w:del>
      <w:r w:rsidR="00850523">
        <w:rPr>
          <w:rFonts w:hint="eastAsia"/>
        </w:rPr>
        <w:t>们将在特定的一天被传唤到宫廷。觐见时她们通常会穿一条纯白色的长裙，裙子可能还带一点拖地裙摆。</w:t>
      </w:r>
    </w:p>
    <w:p w14:paraId="3CA7BF1A" w14:textId="7FF2B005" w:rsidR="00850523" w:rsidRPr="00D01BC2" w:rsidRDefault="00850523" w:rsidP="00850523">
      <w:pPr>
        <w:ind w:firstLineChars="200" w:firstLine="420"/>
        <w:rPr>
          <w:color w:val="FF0000"/>
        </w:rPr>
      </w:pPr>
      <w:r>
        <w:rPr>
          <w:rFonts w:hint="eastAsia"/>
        </w:rPr>
        <w:t>觐见之后，这些社交新秀</w:t>
      </w:r>
      <w:r w:rsidR="00B36631">
        <w:rPr>
          <w:rFonts w:hint="eastAsia"/>
        </w:rPr>
        <w:t>会通过参加茶会、误会、马球比赛、各项活动、画廊展</w:t>
      </w:r>
      <w:r>
        <w:rPr>
          <w:rFonts w:hint="eastAsia"/>
        </w:rPr>
        <w:t>“正式进入社交界”</w:t>
      </w:r>
      <w:r w:rsidR="00B36631">
        <w:rPr>
          <w:rFonts w:hint="eastAsia"/>
        </w:rPr>
        <w:t>，她们的父母和亲戚甚至会单独举办“亮相宴会”。这整趟流程的目的是为这些年轻的女士找到地位相匹、意趣相投的追求者，所以任何年轻而且单身的（</w:t>
      </w:r>
      <w:r w:rsidR="00D01BC2">
        <w:rPr>
          <w:rFonts w:hint="eastAsia"/>
        </w:rPr>
        <w:t>尤其是</w:t>
      </w:r>
      <w:r w:rsidR="00B36631">
        <w:rPr>
          <w:rFonts w:hint="eastAsia"/>
        </w:rPr>
        <w:t>富有或者拥有土地</w:t>
      </w:r>
      <w:r w:rsidR="00D01BC2">
        <w:rPr>
          <w:rFonts w:hint="eastAsia"/>
        </w:rPr>
        <w:t>的</w:t>
      </w:r>
      <w:r w:rsidR="00B36631">
        <w:rPr>
          <w:rFonts w:hint="eastAsia"/>
        </w:rPr>
        <w:t>）男性调查员，在上流社会中追查邪教徒时，</w:t>
      </w:r>
      <w:r w:rsidR="00D01BC2" w:rsidRPr="00D01BC2">
        <w:rPr>
          <w:rFonts w:hint="eastAsia"/>
          <w:color w:val="FF0000"/>
        </w:rPr>
        <w:t>可能会在</w:t>
      </w:r>
      <w:r w:rsidR="00D01BC2">
        <w:rPr>
          <w:rFonts w:hint="eastAsia"/>
          <w:color w:val="FF0000"/>
        </w:rPr>
        <w:t>不</w:t>
      </w:r>
      <w:r w:rsidR="00D01BC2" w:rsidRPr="00D01BC2">
        <w:rPr>
          <w:rFonts w:hint="eastAsia"/>
          <w:color w:val="FF0000"/>
        </w:rPr>
        <w:t>便的时刻频频被急于向自己介绍女儿的母亲打扰。</w:t>
      </w:r>
    </w:p>
    <w:p w14:paraId="3E2D31DF" w14:textId="77777777" w:rsidR="00B36631" w:rsidRPr="00B36631" w:rsidRDefault="00B36631">
      <w:pPr>
        <w:ind w:firstLineChars="200" w:firstLine="420"/>
      </w:pPr>
    </w:p>
    <w:sectPr w:rsidR="00B36631" w:rsidRPr="00B3663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u, Jiatong" w:date="2023-09-17T16:13:00Z" w:initials="MSOffice">
    <w:p w14:paraId="3AFFB53E" w14:textId="77777777" w:rsidR="00E90C11" w:rsidRDefault="00E90C11" w:rsidP="00462B9D">
      <w:pPr>
        <w:jc w:val="left"/>
      </w:pPr>
      <w:r>
        <w:rPr>
          <w:rStyle w:val="ad"/>
        </w:rPr>
        <w:annotationRef/>
      </w:r>
      <w:r>
        <w:t>以英格兰著名板球运动员托马斯-罗德（Thomas Lord, 23 November 1755 – 13 January 1832)命名</w:t>
      </w:r>
    </w:p>
  </w:comment>
  <w:comment w:id="9" w:author="Liu, Jiatong" w:date="2023-09-17T16:16:00Z" w:initials="MSOffice">
    <w:p w14:paraId="414B58F0" w14:textId="77777777" w:rsidR="00E90C11" w:rsidRDefault="00E90C11" w:rsidP="00D823AB">
      <w:pPr>
        <w:jc w:val="left"/>
      </w:pPr>
      <w:r>
        <w:rPr>
          <w:rStyle w:val="ad"/>
        </w:rPr>
        <w:annotationRef/>
      </w:r>
      <w:r>
        <w:t>英国文化很在意英格兰（English）苏格兰（Scottish）以及爱尔兰（Irish）的区别。</w:t>
      </w:r>
    </w:p>
    <w:p w14:paraId="7C65745C" w14:textId="77777777" w:rsidR="00E90C11" w:rsidRDefault="00E90C11" w:rsidP="00D823AB">
      <w:pPr>
        <w:jc w:val="left"/>
      </w:pPr>
    </w:p>
  </w:comment>
  <w:comment w:id="12" w:author="Liu, Jiatong" w:date="2023-09-19T08:47:00Z" w:initials="MSOffice">
    <w:p w14:paraId="1CCD9CED" w14:textId="77777777" w:rsidR="00B72E9A" w:rsidRDefault="00B72E9A" w:rsidP="00A53862">
      <w:pPr>
        <w:jc w:val="left"/>
      </w:pPr>
      <w:r>
        <w:rPr>
          <w:rStyle w:val="ad"/>
        </w:rPr>
        <w:annotationRef/>
      </w:r>
      <w:r>
        <w:t>也有翻译为【英国”板球已死“】</w:t>
      </w:r>
    </w:p>
  </w:comment>
  <w:comment w:id="17" w:author="Liu, Jiatong" w:date="2023-09-17T16:17:00Z" w:initials="MSOffice">
    <w:p w14:paraId="6EA91641" w14:textId="3575C77E" w:rsidR="00620576" w:rsidRDefault="00E90C11" w:rsidP="00714BC6">
      <w:pPr>
        <w:jc w:val="left"/>
      </w:pPr>
      <w:r>
        <w:rPr>
          <w:rStyle w:val="ad"/>
        </w:rPr>
        <w:annotationRef/>
      </w:r>
      <w:r w:rsidR="00620576">
        <w:t>建议不要直译“perhaps”。 另，原文“of the age”为“时代”的含义。</w:t>
      </w:r>
    </w:p>
  </w:comment>
  <w:comment w:id="27" w:author="Liu, Jiatong" w:date="2023-09-17T16:24:00Z" w:initials="MSOffice">
    <w:p w14:paraId="25CA8474" w14:textId="65DD8B6E" w:rsidR="00E369F6" w:rsidRDefault="00E369F6" w:rsidP="00522C98">
      <w:pPr>
        <w:jc w:val="left"/>
      </w:pPr>
      <w:r>
        <w:rPr>
          <w:rStyle w:val="ad"/>
        </w:rPr>
        <w:annotationRef/>
      </w:r>
      <w:r>
        <w:t>漏译</w:t>
      </w:r>
    </w:p>
  </w:comment>
  <w:comment w:id="49" w:author="Liu, Jiatong" w:date="2023-09-17T16:28:00Z" w:initials="MSOffice">
    <w:p w14:paraId="411726AF" w14:textId="77777777" w:rsidR="00E369F6" w:rsidRDefault="00E369F6" w:rsidP="00B176B7">
      <w:pPr>
        <w:jc w:val="left"/>
      </w:pPr>
      <w:r>
        <w:rPr>
          <w:rStyle w:val="ad"/>
        </w:rPr>
        <w:annotationRef/>
      </w:r>
      <w:r>
        <w:t>原文为“Ascot” 和 “ascot authority”，建议统一为阿斯科特。</w:t>
      </w:r>
    </w:p>
  </w:comment>
  <w:comment w:id="55" w:author="Windows 用户" w:date="2018-02-10T11:08:00Z" w:initials="W用">
    <w:p w14:paraId="4FBE9AC9" w14:textId="4FFA5AD4" w:rsidR="00AE5005" w:rsidRDefault="00AE5005">
      <w:pPr>
        <w:pStyle w:val="ae"/>
      </w:pPr>
      <w:r>
        <w:rPr>
          <w:rStyle w:val="ad"/>
        </w:rPr>
        <w:annotationRef/>
      </w:r>
      <w:r>
        <w:rPr>
          <w:rFonts w:hint="eastAsia"/>
        </w:rPr>
        <w:t>原书167页</w:t>
      </w:r>
    </w:p>
  </w:comment>
  <w:comment w:id="66" w:author="Liu, Jiatong" w:date="2023-09-17T16:34:00Z" w:initials="MSOffice">
    <w:p w14:paraId="1CD556A5" w14:textId="77777777" w:rsidR="00954C7C" w:rsidRDefault="00954C7C" w:rsidP="00B0792F">
      <w:pPr>
        <w:jc w:val="left"/>
      </w:pPr>
      <w:r>
        <w:rPr>
          <w:rStyle w:val="ad"/>
        </w:rPr>
        <w:annotationRef/>
      </w:r>
      <w:r>
        <w:t>建议意译</w:t>
      </w:r>
    </w:p>
  </w:comment>
  <w:comment w:id="81" w:author="Windows 用户" w:date="2018-02-10T20:03:00Z" w:initials="W用">
    <w:p w14:paraId="170F3320" w14:textId="7030EC65" w:rsidR="00AE5005" w:rsidRDefault="00AE5005">
      <w:pPr>
        <w:pStyle w:val="ae"/>
      </w:pPr>
      <w:r>
        <w:rPr>
          <w:rStyle w:val="ad"/>
        </w:rPr>
        <w:annotationRef/>
      </w:r>
      <w:r>
        <w:rPr>
          <w:rFonts w:hint="eastAsia"/>
        </w:rPr>
        <w:t>原书</w:t>
      </w:r>
    </w:p>
  </w:comment>
  <w:comment w:id="86" w:author="Windows 用户" w:date="2018-02-11T12:04:00Z" w:initials="W用">
    <w:p w14:paraId="3CE3404E" w14:textId="5A0483AE" w:rsidR="00AE5005" w:rsidRDefault="00AE5005">
      <w:pPr>
        <w:pStyle w:val="ae"/>
      </w:pPr>
      <w:r>
        <w:rPr>
          <w:rStyle w:val="ad"/>
        </w:rPr>
        <w:annotationRef/>
      </w:r>
      <w:r>
        <w:rPr>
          <w:rFonts w:hint="eastAsia"/>
        </w:rPr>
        <w:t>原文</w:t>
      </w:r>
    </w:p>
  </w:comment>
  <w:comment w:id="103" w:author="Liu, Jiatong" w:date="2023-09-17T16:52:00Z" w:initials="MSOffice">
    <w:p w14:paraId="31E60433" w14:textId="77777777" w:rsidR="00620576" w:rsidRDefault="00624B00" w:rsidP="00D62FCE">
      <w:pPr>
        <w:jc w:val="left"/>
      </w:pPr>
      <w:r>
        <w:rPr>
          <w:rStyle w:val="ad"/>
        </w:rPr>
        <w:annotationRef/>
      </w:r>
      <w:r w:rsidR="00620576">
        <w:t>“gain its reputation”，获得声誉=闻名</w:t>
      </w:r>
    </w:p>
  </w:comment>
  <w:comment w:id="116" w:author="Liu, Jiatong" w:date="2023-09-17T17:38:00Z" w:initials="MSOffice">
    <w:p w14:paraId="41EAC760" w14:textId="0DD3D04A" w:rsidR="008B37BD" w:rsidRDefault="008B37BD" w:rsidP="00EE3EC6">
      <w:pPr>
        <w:jc w:val="left"/>
      </w:pPr>
      <w:r>
        <w:rPr>
          <w:rStyle w:val="ad"/>
        </w:rPr>
        <w:annotationRef/>
      </w:r>
      <w:r>
        <w:t>漏译“internally “</w:t>
      </w:r>
    </w:p>
  </w:comment>
  <w:comment w:id="122" w:author="Liu, Jiatong" w:date="2023-09-17T16:57:00Z" w:initials="MSOffice">
    <w:p w14:paraId="0544EBE7" w14:textId="77777777" w:rsidR="0018035F" w:rsidRDefault="00C26038" w:rsidP="00FE54E8">
      <w:pPr>
        <w:jc w:val="left"/>
      </w:pPr>
      <w:r>
        <w:rPr>
          <w:rStyle w:val="ad"/>
        </w:rPr>
        <w:annotationRef/>
      </w:r>
      <w:r w:rsidR="0018035F">
        <w:t>经查证，伦敦现存还在运营的第三古老的剧院。又名 “The Royal Haymarket” 或 “Little Theatre”</w:t>
      </w:r>
    </w:p>
  </w:comment>
  <w:comment w:id="123" w:author="Liu, Jiatong" w:date="2023-09-17T17:14:00Z" w:initials="MSOffice">
    <w:p w14:paraId="5F3DA06E" w14:textId="62B903EC" w:rsidR="005768F7" w:rsidRDefault="005768F7" w:rsidP="00FA7E9D">
      <w:pPr>
        <w:jc w:val="left"/>
      </w:pPr>
      <w:r>
        <w:rPr>
          <w:rStyle w:val="ad"/>
        </w:rPr>
        <w:annotationRef/>
      </w:r>
      <w:r>
        <w:t>统一译名</w:t>
      </w:r>
    </w:p>
  </w:comment>
  <w:comment w:id="126" w:author="Liu, Jiatong" w:date="2023-09-17T17:36:00Z" w:initials="MSOffice">
    <w:p w14:paraId="4A244574" w14:textId="77777777" w:rsidR="008B37BD" w:rsidRDefault="008B37BD" w:rsidP="002F142C">
      <w:pPr>
        <w:jc w:val="left"/>
      </w:pPr>
      <w:r>
        <w:rPr>
          <w:rStyle w:val="ad"/>
        </w:rPr>
        <w:annotationRef/>
      </w:r>
      <w:r>
        <w:t>经查证</w:t>
      </w:r>
      <w:hyperlink r:id="rId1" w:history="1">
        <w:r w:rsidRPr="002F142C">
          <w:rPr>
            <w:rStyle w:val="afa"/>
          </w:rPr>
          <w:t>https://www.westminster.ac.uk/about-us/our-university/our-heritage</w:t>
        </w:r>
      </w:hyperlink>
      <w:r>
        <w:t>，此为威斯敏斯特大学前身，在1891年-1970年间，学院内有一座影院，又名The Regent Street Theater，1896上演了英国第一部付费电影。</w:t>
      </w:r>
    </w:p>
  </w:comment>
  <w:comment w:id="131" w:author="Liu, Jiatong" w:date="2023-09-17T17:37:00Z" w:initials="MSOffice">
    <w:p w14:paraId="13775B36" w14:textId="77777777" w:rsidR="008B37BD" w:rsidRDefault="008B37BD" w:rsidP="00425D7A">
      <w:pPr>
        <w:jc w:val="left"/>
      </w:pPr>
      <w:r>
        <w:rPr>
          <w:rStyle w:val="ad"/>
        </w:rPr>
        <w:annotationRef/>
      </w:r>
      <w:r>
        <w:t>前身The Print Room（这个英文名仍在使用），现更为Coronet Theater</w:t>
      </w:r>
    </w:p>
  </w:comment>
  <w:comment w:id="160" w:author="Liu, Jiatong" w:date="2023-09-17T19:57:00Z" w:initials="MSOffice">
    <w:p w14:paraId="336B4952" w14:textId="77777777" w:rsidR="00BB0C0B" w:rsidRDefault="00BB0C0B" w:rsidP="00D32BD7">
      <w:pPr>
        <w:jc w:val="left"/>
      </w:pPr>
      <w:r>
        <w:rPr>
          <w:rStyle w:val="ad"/>
        </w:rPr>
        <w:annotationRef/>
      </w:r>
      <w:r>
        <w:t>原文为“exclusive”</w:t>
      </w:r>
    </w:p>
  </w:comment>
  <w:comment w:id="174" w:author="Liu, Jiatong" w:date="2023-09-17T20:02:00Z" w:initials="MSOffice">
    <w:p w14:paraId="6D11FE8B" w14:textId="77777777" w:rsidR="00BB0C0B" w:rsidRDefault="00BB0C0B" w:rsidP="005F7702">
      <w:pPr>
        <w:jc w:val="left"/>
      </w:pPr>
      <w:r>
        <w:rPr>
          <w:rStyle w:val="ad"/>
        </w:rPr>
        <w:annotationRef/>
      </w:r>
      <w:r>
        <w:t>漏译“bar tab”</w:t>
      </w:r>
    </w:p>
  </w:comment>
  <w:comment w:id="234" w:author="Liu, Jiatong" w:date="2023-09-17T21:04:00Z" w:initials="MSOffice">
    <w:p w14:paraId="59946725" w14:textId="77777777" w:rsidR="001E3030" w:rsidRDefault="001E3030" w:rsidP="00CF4ED9">
      <w:pPr>
        <w:jc w:val="left"/>
      </w:pPr>
      <w:r>
        <w:rPr>
          <w:rStyle w:val="ad"/>
        </w:rPr>
        <w:annotationRef/>
      </w:r>
      <w:r>
        <w:t>英国的顶尖公学，例如伊顿公学，具有极高的入学门槛（成绩与家庭背景），条件优渥，教育严苛，其毕业生多数去往上流社会与政界，包括但不限于前英国首相鲍里斯-约翰逊。</w:t>
      </w:r>
    </w:p>
  </w:comment>
  <w:comment w:id="239" w:author="Liu, Jiatong" w:date="2023-09-17T21:22:00Z" w:initials="MSOffice">
    <w:p w14:paraId="1B3DD023" w14:textId="77777777" w:rsidR="00542ACD" w:rsidRDefault="00542ACD" w:rsidP="00292C0F">
      <w:pPr>
        <w:jc w:val="left"/>
      </w:pPr>
      <w:r>
        <w:rPr>
          <w:rStyle w:val="ad"/>
        </w:rPr>
        <w:annotationRef/>
      </w:r>
      <w:r>
        <w:t>建议译注：原文”notorious“ 更偏向于贬义的“臭名昭著”，此处不做价值判断。</w:t>
      </w:r>
    </w:p>
  </w:comment>
  <w:comment w:id="244" w:author="Liu, Jiatong" w:date="2023-09-17T20:52:00Z" w:initials="MSOffice">
    <w:p w14:paraId="6513CAB2" w14:textId="22A7EC47" w:rsidR="00F8781B" w:rsidRDefault="00F8781B" w:rsidP="00881915">
      <w:pPr>
        <w:jc w:val="left"/>
      </w:pPr>
      <w:r>
        <w:rPr>
          <w:rStyle w:val="ad"/>
        </w:rPr>
        <w:annotationRef/>
      </w:r>
      <w:r>
        <w:t>建议译注：英国保守党前身，1833年托利党更名为保守党</w:t>
      </w:r>
    </w:p>
  </w:comment>
  <w:comment w:id="264" w:author="Liu, Jiatong" w:date="2023-09-17T21:34:00Z" w:initials="MSOffice">
    <w:p w14:paraId="51873B68" w14:textId="77777777" w:rsidR="00FE2684" w:rsidRDefault="00FE2684" w:rsidP="00110933">
      <w:pPr>
        <w:jc w:val="left"/>
      </w:pPr>
      <w:r>
        <w:rPr>
          <w:rStyle w:val="ad"/>
        </w:rPr>
        <w:annotationRef/>
      </w:r>
      <w:r>
        <w:t>错译，但是从句太长了，可以理解。</w:t>
      </w:r>
    </w:p>
  </w:comment>
  <w:comment w:id="273" w:author="Liu, Jiatong" w:date="2023-09-17T21:23:00Z" w:initials="MSOffice">
    <w:p w14:paraId="695DBC18" w14:textId="726541CE" w:rsidR="00542ACD" w:rsidRDefault="00542ACD" w:rsidP="00BD15A5">
      <w:pPr>
        <w:jc w:val="left"/>
      </w:pPr>
      <w:r>
        <w:rPr>
          <w:rStyle w:val="ad"/>
        </w:rPr>
        <w:annotationRef/>
      </w:r>
      <w:r>
        <w:t>https://baike.baidu.com/item/%E6%96%AF%E5%9D%A6%E5%88%A9%C2%B7%E9%B2%8D%E5%BE%B7%E6%B8%A9/9999727</w:t>
      </w:r>
    </w:p>
  </w:comment>
  <w:comment w:id="293" w:author="Liu, Jiatong" w:date="2023-09-17T21:39:00Z" w:initials="MSOffice">
    <w:p w14:paraId="21BB8051" w14:textId="77777777" w:rsidR="00BF7A2B" w:rsidRDefault="00BF7A2B" w:rsidP="00FC0044">
      <w:pPr>
        <w:jc w:val="left"/>
      </w:pPr>
      <w:r>
        <w:rPr>
          <w:rStyle w:val="ad"/>
        </w:rPr>
        <w:annotationRef/>
      </w:r>
      <w:r>
        <w:t>错译</w:t>
      </w:r>
    </w:p>
  </w:comment>
  <w:comment w:id="301" w:author="Windows 用户" w:date="2018-02-14T14:56:00Z" w:initials="W用">
    <w:p w14:paraId="73979016" w14:textId="4621DC51" w:rsidR="00AE5005" w:rsidRDefault="00AE5005">
      <w:pPr>
        <w:pStyle w:val="ae"/>
      </w:pPr>
      <w:r>
        <w:rPr>
          <w:rStyle w:val="ad"/>
        </w:rPr>
        <w:annotationRef/>
      </w:r>
      <w:r w:rsidRPr="004A71A4">
        <w:t>Isle of Man Tourist Trophy</w:t>
      </w:r>
    </w:p>
  </w:comment>
  <w:comment w:id="304" w:author="Liu, Jiatong" w:date="2023-09-18T09:39:00Z" w:initials="MSOffice">
    <w:p w14:paraId="3644A84A" w14:textId="77777777" w:rsidR="004F6F9F" w:rsidRDefault="004F6F9F" w:rsidP="00DA3644">
      <w:pPr>
        <w:jc w:val="left"/>
      </w:pPr>
      <w:r>
        <w:rPr>
          <w:rStyle w:val="ad"/>
        </w:rPr>
        <w:annotationRef/>
      </w:r>
      <w:r>
        <w:t>错译，没有巴克费兹这个人。</w:t>
      </w:r>
    </w:p>
    <w:p w14:paraId="2EBA4005" w14:textId="77777777" w:rsidR="004F6F9F" w:rsidRDefault="004F6F9F" w:rsidP="00DA3644">
      <w:pPr>
        <w:jc w:val="left"/>
      </w:pPr>
      <w:r>
        <w:t>*建议译注：巴克鸡尾酒（Buck Fizz cocktail）以伦敦巴克俱乐部的名字命名，据说是由一位名叫马拉其-麦加里（Malachy McGarry，巴克俱乐部和无事忙俱乐部的酒保）的酒保于 1921 年首次供应的。</w:t>
      </w:r>
    </w:p>
  </w:comment>
  <w:comment w:id="305" w:author="Liu, Jiatong" w:date="2023-09-18T09:36:00Z" w:initials="MSOffice">
    <w:p w14:paraId="07267499" w14:textId="230BF2A9" w:rsidR="004F6F9F" w:rsidRDefault="004F6F9F" w:rsidP="008724C7">
      <w:pPr>
        <w:jc w:val="left"/>
      </w:pPr>
      <w:r>
        <w:rPr>
          <w:rStyle w:val="ad"/>
        </w:rPr>
        <w:annotationRef/>
      </w:r>
      <w:r>
        <w:t>建议译注：1895年，诺曼与两位同伴进行了世界上首次攀登喜马拉雅 8000 米山峰南迦帕尔巴特峰的尝试。</w:t>
      </w:r>
    </w:p>
  </w:comment>
  <w:comment w:id="320" w:author="Liu, Jiatong" w:date="2023-09-18T09:45:00Z" w:initials="MSOffice">
    <w:p w14:paraId="147CA021" w14:textId="77777777" w:rsidR="00207CA2" w:rsidRDefault="00207CA2" w:rsidP="007F0F41">
      <w:pPr>
        <w:jc w:val="left"/>
      </w:pPr>
      <w:r>
        <w:rPr>
          <w:rStyle w:val="ad"/>
        </w:rPr>
        <w:annotationRef/>
      </w:r>
      <w:r>
        <w:t>错译。经查证，建议译注：该俱乐部1986 年离开 Wine Office Court 时也不再提供俱乐部设施，此后只保留作为记者协会的功能。</w:t>
      </w:r>
    </w:p>
  </w:comment>
  <w:comment w:id="324" w:author="Liu, Jiatong" w:date="2023-09-18T09:47:00Z" w:initials="MSOffice">
    <w:p w14:paraId="0F24E923" w14:textId="77777777" w:rsidR="00207CA2" w:rsidRDefault="00207CA2" w:rsidP="00F840BD">
      <w:pPr>
        <w:jc w:val="left"/>
      </w:pPr>
      <w:r>
        <w:rPr>
          <w:rStyle w:val="ad"/>
        </w:rPr>
        <w:annotationRef/>
      </w:r>
      <w:r>
        <w:t>统一译名</w:t>
      </w:r>
    </w:p>
  </w:comment>
  <w:comment w:id="340" w:author="Liu, Jiatong" w:date="2023-09-19T08:53:00Z" w:initials="MSOffice">
    <w:p w14:paraId="47717BB8" w14:textId="77777777" w:rsidR="0094729F" w:rsidRDefault="0094729F" w:rsidP="00FB0BF1">
      <w:pPr>
        <w:jc w:val="left"/>
      </w:pPr>
      <w:r>
        <w:rPr>
          <w:rStyle w:val="ad"/>
        </w:rPr>
        <w:annotationRef/>
      </w:r>
      <w:r>
        <w:t>Soho（官方译名 苏豪区）伦敦有名的繁华地带，购物中心，建议译注：此有别于1969年纽约出现的soho市区，纽约的soho被质疑为模仿。</w:t>
      </w:r>
    </w:p>
  </w:comment>
  <w:comment w:id="343" w:author="Liu, Jiatong" w:date="2023-09-19T08:56:00Z" w:initials="MSOffice">
    <w:p w14:paraId="21BE55BC" w14:textId="77777777" w:rsidR="0094729F" w:rsidRDefault="0094729F" w:rsidP="00DA1987">
      <w:pPr>
        <w:jc w:val="left"/>
      </w:pPr>
      <w:r>
        <w:rPr>
          <w:rStyle w:val="ad"/>
        </w:rPr>
        <w:annotationRef/>
      </w:r>
      <w:r>
        <w:t>查令十字以西（charling cross）</w:t>
      </w:r>
    </w:p>
  </w:comment>
  <w:comment w:id="376" w:author="Liu, Jiatong" w:date="2023-09-19T16:43:00Z" w:initials="MSOffice">
    <w:p w14:paraId="01832385" w14:textId="77777777" w:rsidR="00C24D05" w:rsidRDefault="00C24D05" w:rsidP="00E83B79">
      <w:pPr>
        <w:jc w:val="left"/>
      </w:pPr>
      <w:r>
        <w:rPr>
          <w:rStyle w:val="ad"/>
        </w:rPr>
        <w:annotationRef/>
      </w:r>
      <w:r>
        <w:t>为什么标红？</w:t>
      </w:r>
    </w:p>
  </w:comment>
  <w:comment w:id="395" w:author="Liu, Jiatong" w:date="2023-09-19T17:15:00Z" w:initials="MSOffice">
    <w:p w14:paraId="78567AB7" w14:textId="77777777" w:rsidR="006B6135" w:rsidRDefault="006B6135" w:rsidP="00B712FF">
      <w:pPr>
        <w:jc w:val="left"/>
      </w:pPr>
      <w:r>
        <w:rPr>
          <w:rStyle w:val="ad"/>
        </w:rPr>
        <w:annotationRef/>
      </w:r>
      <w:r>
        <w:t>建议译注：又译“哈林”，位于纽约曼哈顿市区，长期是20世纪美国黑人文化与商业中心，也是犯罪与贫困的主要中心。</w:t>
      </w:r>
    </w:p>
  </w:comment>
  <w:comment w:id="407" w:author="Liu, Jiatong" w:date="2023-09-19T17:38:00Z" w:initials="MSOffice">
    <w:p w14:paraId="65A0592C" w14:textId="77777777" w:rsidR="00C17E12" w:rsidRDefault="00C17E12" w:rsidP="00756AF4">
      <w:pPr>
        <w:jc w:val="left"/>
      </w:pPr>
      <w:r>
        <w:rPr>
          <w:rStyle w:val="ad"/>
        </w:rPr>
        <w:annotationRef/>
      </w:r>
      <w:r>
        <w:t>建议译注：波西米亚文化具有反抗传统，反叛精神等特点。</w:t>
      </w:r>
    </w:p>
  </w:comment>
  <w:comment w:id="408" w:author="Liu, Jiatong" w:date="2023-09-19T17:39:00Z" w:initials="MSOffice">
    <w:p w14:paraId="790681F5" w14:textId="77777777" w:rsidR="00C17E12" w:rsidRDefault="00C17E12" w:rsidP="00867903">
      <w:pPr>
        <w:jc w:val="left"/>
      </w:pPr>
      <w:r>
        <w:rPr>
          <w:rStyle w:val="ad"/>
        </w:rPr>
        <w:annotationRef/>
      </w:r>
      <w:r>
        <w:t>一个很棒的沙盒模组《疫与火》的背景。任何想带这个模组的kp和pl都可以参考这个扩展资料让模组变得更有意思。这个模组本身就支持还原历史的角色卡和剧情走向。</w:t>
      </w:r>
    </w:p>
  </w:comment>
  <w:comment w:id="413" w:author="Liu, Jiatong" w:date="2023-09-19T17:45:00Z" w:initials="MSOffice">
    <w:p w14:paraId="2C7D151E" w14:textId="77777777" w:rsidR="00EC613B" w:rsidRDefault="00EC613B" w:rsidP="00A47CC2">
      <w:pPr>
        <w:jc w:val="left"/>
      </w:pPr>
      <w:r>
        <w:rPr>
          <w:rStyle w:val="ad"/>
        </w:rPr>
        <w:annotationRef/>
      </w:r>
      <w:r>
        <w:t>也许可以在这里提醒读者：前文提到，记者俱乐部press club也在这条街上，记者和新闻工作者们会是这间酒吧的常客。</w:t>
      </w:r>
    </w:p>
  </w:comment>
  <w:comment w:id="416" w:author="Liu, Jiatong" w:date="2023-09-19T17:47:00Z" w:initials="MSOffice">
    <w:p w14:paraId="3A886FD0" w14:textId="77777777" w:rsidR="00EC613B" w:rsidRDefault="00EC613B" w:rsidP="00D438FC">
      <w:pPr>
        <w:jc w:val="left"/>
      </w:pPr>
      <w:r>
        <w:rPr>
          <w:rStyle w:val="ad"/>
        </w:rPr>
        <w:annotationRef/>
      </w:r>
      <w:r>
        <w:t>曾经是一个码头。</w:t>
      </w:r>
    </w:p>
  </w:comment>
  <w:comment w:id="420" w:author="Liu, Jiatong" w:date="2023-09-19T17:50:00Z" w:initials="MSOffice">
    <w:p w14:paraId="54FC7B26" w14:textId="77777777" w:rsidR="00EC613B" w:rsidRDefault="00EC613B" w:rsidP="0094687E">
      <w:pPr>
        <w:jc w:val="left"/>
      </w:pPr>
      <w:r>
        <w:rPr>
          <w:rStyle w:val="ad"/>
        </w:rPr>
        <w:annotationRef/>
      </w:r>
      <w:r>
        <w:t>伦敦有多家酒吧名为the anchor，此处应该指的是泰晤士河边的那家酒吧（现在全名就是the anchor bankside）</w:t>
      </w:r>
    </w:p>
  </w:comment>
  <w:comment w:id="421" w:author="Liu, Jiatong" w:date="2023-09-19T17:52:00Z" w:initials="MSOffice">
    <w:p w14:paraId="5BAC497C" w14:textId="77777777" w:rsidR="003F2634" w:rsidRDefault="003F2634" w:rsidP="003C446D">
      <w:pPr>
        <w:jc w:val="left"/>
      </w:pPr>
      <w:r>
        <w:rPr>
          <w:rStyle w:val="ad"/>
        </w:rPr>
        <w:annotationRef/>
      </w:r>
      <w:r>
        <w:t>音译</w:t>
      </w:r>
    </w:p>
  </w:comment>
  <w:comment w:id="442" w:author="Windows 用户" w:date="2018-02-20T01:40:00Z" w:initials="W用">
    <w:p w14:paraId="0F3720E0" w14:textId="6C5697E3" w:rsidR="00AE5005" w:rsidRDefault="00AE5005">
      <w:pPr>
        <w:pStyle w:val="ae"/>
      </w:pPr>
      <w:r>
        <w:rPr>
          <w:rStyle w:val="ad"/>
        </w:rPr>
        <w:annotationRef/>
      </w:r>
      <w:r>
        <w:rPr>
          <w:rFonts w:hint="eastAsia"/>
        </w:rPr>
        <w:t>既最多25人</w:t>
      </w:r>
    </w:p>
  </w:comment>
  <w:comment w:id="443" w:author="Windows 用户" w:date="2018-02-20T01:50:00Z" w:initials="W用">
    <w:p w14:paraId="1EBD0E2C" w14:textId="66DB86F6" w:rsidR="00AE5005" w:rsidRDefault="00AE5005">
      <w:pPr>
        <w:pStyle w:val="ae"/>
      </w:pPr>
      <w:r>
        <w:rPr>
          <w:rStyle w:val="ad"/>
        </w:rPr>
        <w:annotationRef/>
      </w:r>
      <w:r>
        <w:rPr>
          <w:rFonts w:hint="eastAsia"/>
        </w:rPr>
        <w:t>原书</w:t>
      </w:r>
    </w:p>
  </w:comment>
  <w:comment w:id="445" w:author="Windows 用户" w:date="2018-02-21T13:44:00Z" w:initials="W用">
    <w:p w14:paraId="330C499E" w14:textId="6B99C2D4" w:rsidR="006F04E8" w:rsidRDefault="006F04E8">
      <w:pPr>
        <w:pStyle w:val="ae"/>
      </w:pPr>
      <w:r>
        <w:rPr>
          <w:rStyle w:val="ad"/>
        </w:rPr>
        <w:annotationRef/>
      </w:r>
      <w:r w:rsidR="00475B59">
        <w:rPr>
          <w:rFonts w:hint="eastAsia"/>
        </w:rPr>
        <w:t>在英国dress code中smart的范围很广 从white tie到</w:t>
      </w:r>
      <w:r w:rsidR="00475B59" w:rsidRPr="00475B59">
        <w:t>Business</w:t>
      </w:r>
      <w:r w:rsidR="00475B59">
        <w:rPr>
          <w:rFonts w:hint="eastAsia"/>
        </w:rPr>
        <w:t>都是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FFB53E" w15:done="0"/>
  <w15:commentEx w15:paraId="7C65745C" w15:done="0"/>
  <w15:commentEx w15:paraId="1CCD9CED" w15:done="0"/>
  <w15:commentEx w15:paraId="6EA91641" w15:done="0"/>
  <w15:commentEx w15:paraId="25CA8474" w15:done="0"/>
  <w15:commentEx w15:paraId="411726AF" w15:done="0"/>
  <w15:commentEx w15:paraId="4FBE9AC9" w15:done="0"/>
  <w15:commentEx w15:paraId="1CD556A5" w15:done="0"/>
  <w15:commentEx w15:paraId="170F3320" w15:done="0"/>
  <w15:commentEx w15:paraId="3CE3404E" w15:done="0"/>
  <w15:commentEx w15:paraId="31E60433" w15:done="0"/>
  <w15:commentEx w15:paraId="41EAC760" w15:done="0"/>
  <w15:commentEx w15:paraId="0544EBE7" w15:done="0"/>
  <w15:commentEx w15:paraId="5F3DA06E" w15:done="0"/>
  <w15:commentEx w15:paraId="4A244574" w15:done="0"/>
  <w15:commentEx w15:paraId="13775B36" w15:done="0"/>
  <w15:commentEx w15:paraId="336B4952" w15:done="0"/>
  <w15:commentEx w15:paraId="6D11FE8B" w15:done="0"/>
  <w15:commentEx w15:paraId="59946725" w15:done="0"/>
  <w15:commentEx w15:paraId="1B3DD023" w15:done="0"/>
  <w15:commentEx w15:paraId="6513CAB2" w15:done="0"/>
  <w15:commentEx w15:paraId="51873B68" w15:done="0"/>
  <w15:commentEx w15:paraId="695DBC18" w15:done="0"/>
  <w15:commentEx w15:paraId="21BB8051" w15:done="0"/>
  <w15:commentEx w15:paraId="73979016" w15:done="0"/>
  <w15:commentEx w15:paraId="2EBA4005" w15:done="0"/>
  <w15:commentEx w15:paraId="07267499" w15:done="0"/>
  <w15:commentEx w15:paraId="147CA021" w15:done="0"/>
  <w15:commentEx w15:paraId="0F24E923" w15:done="0"/>
  <w15:commentEx w15:paraId="47717BB8" w15:done="0"/>
  <w15:commentEx w15:paraId="21BE55BC" w15:done="0"/>
  <w15:commentEx w15:paraId="01832385" w15:done="0"/>
  <w15:commentEx w15:paraId="78567AB7" w15:done="0"/>
  <w15:commentEx w15:paraId="65A0592C" w15:done="0"/>
  <w15:commentEx w15:paraId="790681F5" w15:done="0"/>
  <w15:commentEx w15:paraId="2C7D151E" w15:done="0"/>
  <w15:commentEx w15:paraId="3A886FD0" w15:done="0"/>
  <w15:commentEx w15:paraId="54FC7B26" w15:done="0"/>
  <w15:commentEx w15:paraId="5BAC497C" w15:done="0"/>
  <w15:commentEx w15:paraId="0F3720E0" w15:done="0"/>
  <w15:commentEx w15:paraId="1EBD0E2C" w15:done="0"/>
  <w15:commentEx w15:paraId="330C49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1A41F" w16cex:dateUtc="2023-09-17T15:13:00Z"/>
  <w16cex:commentExtensible w16cex:durableId="28B1A4C0" w16cex:dateUtc="2023-09-17T15:16:00Z"/>
  <w16cex:commentExtensible w16cex:durableId="28B3DE86" w16cex:dateUtc="2023-09-19T07:47:00Z"/>
  <w16cex:commentExtensible w16cex:durableId="28B1A51A" w16cex:dateUtc="2023-09-17T15:17:00Z"/>
  <w16cex:commentExtensible w16cex:durableId="28B1A6B5" w16cex:dateUtc="2023-09-17T15:24:00Z"/>
  <w16cex:commentExtensible w16cex:durableId="28B1A7B5" w16cex:dateUtc="2023-09-17T15:28:00Z"/>
  <w16cex:commentExtensible w16cex:durableId="28B1A8FD" w16cex:dateUtc="2023-09-17T15:34:00Z"/>
  <w16cex:commentExtensible w16cex:durableId="28B1AD34" w16cex:dateUtc="2023-09-17T15:52:00Z"/>
  <w16cex:commentExtensible w16cex:durableId="28B1B830" w16cex:dateUtc="2023-09-17T16:38:00Z"/>
  <w16cex:commentExtensible w16cex:durableId="28B1AE6E" w16cex:dateUtc="2023-09-17T15:57:00Z"/>
  <w16cex:commentExtensible w16cex:durableId="28B1B286" w16cex:dateUtc="2023-09-17T16:14:00Z"/>
  <w16cex:commentExtensible w16cex:durableId="28B1B785" w16cex:dateUtc="2023-09-17T16:36:00Z"/>
  <w16cex:commentExtensible w16cex:durableId="28B1B7C4" w16cex:dateUtc="2023-09-17T16:37:00Z"/>
  <w16cex:commentExtensible w16cex:durableId="28B1D8A9" w16cex:dateUtc="2023-09-17T18:57:00Z"/>
  <w16cex:commentExtensible w16cex:durableId="28B1D9EA" w16cex:dateUtc="2023-09-17T19:02:00Z"/>
  <w16cex:commentExtensible w16cex:durableId="28B1E85E" w16cex:dateUtc="2023-09-17T20:04:00Z"/>
  <w16cex:commentExtensible w16cex:durableId="28B1ECB3" w16cex:dateUtc="2023-09-17T20:22:00Z"/>
  <w16cex:commentExtensible w16cex:durableId="28B1E58F" w16cex:dateUtc="2023-09-17T19:52:00Z"/>
  <w16cex:commentExtensible w16cex:durableId="28B1EF76" w16cex:dateUtc="2023-09-17T20:34:00Z"/>
  <w16cex:commentExtensible w16cex:durableId="28B1ECC8" w16cex:dateUtc="2023-09-17T20:23:00Z"/>
  <w16cex:commentExtensible w16cex:durableId="28B1F099" w16cex:dateUtc="2023-09-17T20:39:00Z"/>
  <w16cex:commentExtensible w16cex:durableId="28B2995A" w16cex:dateUtc="2023-09-18T08:39:00Z"/>
  <w16cex:commentExtensible w16cex:durableId="28B298B4" w16cex:dateUtc="2023-09-18T08:36:00Z"/>
  <w16cex:commentExtensible w16cex:durableId="28B29AC3" w16cex:dateUtc="2023-09-18T08:45:00Z"/>
  <w16cex:commentExtensible w16cex:durableId="28B29B47" w16cex:dateUtc="2023-09-18T08:47:00Z"/>
  <w16cex:commentExtensible w16cex:durableId="28B3DFF4" w16cex:dateUtc="2023-09-19T07:53:00Z"/>
  <w16cex:commentExtensible w16cex:durableId="28B3E0D9" w16cex:dateUtc="2023-09-19T07:56:00Z"/>
  <w16cex:commentExtensible w16cex:durableId="28B44E18" w16cex:dateUtc="2023-09-19T15:43:00Z"/>
  <w16cex:commentExtensible w16cex:durableId="28B455BA" w16cex:dateUtc="2023-09-19T16:15:00Z"/>
  <w16cex:commentExtensible w16cex:durableId="28B45B12" w16cex:dateUtc="2023-09-19T16:38:00Z"/>
  <w16cex:commentExtensible w16cex:durableId="28B45B69" w16cex:dateUtc="2023-09-19T16:39:00Z"/>
  <w16cex:commentExtensible w16cex:durableId="28B45CB7" w16cex:dateUtc="2023-09-19T16:45:00Z"/>
  <w16cex:commentExtensible w16cex:durableId="28B45D39" w16cex:dateUtc="2023-09-19T16:47:00Z"/>
  <w16cex:commentExtensible w16cex:durableId="28B45DD2" w16cex:dateUtc="2023-09-19T16:50:00Z"/>
  <w16cex:commentExtensible w16cex:durableId="28B45E6A" w16cex:dateUtc="2023-09-19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FFB53E" w16cid:durableId="28B1A41F"/>
  <w16cid:commentId w16cid:paraId="7C65745C" w16cid:durableId="28B1A4C0"/>
  <w16cid:commentId w16cid:paraId="1CCD9CED" w16cid:durableId="28B3DE86"/>
  <w16cid:commentId w16cid:paraId="6EA91641" w16cid:durableId="28B1A51A"/>
  <w16cid:commentId w16cid:paraId="25CA8474" w16cid:durableId="28B1A6B5"/>
  <w16cid:commentId w16cid:paraId="411726AF" w16cid:durableId="28B1A7B5"/>
  <w16cid:commentId w16cid:paraId="4FBE9AC9" w16cid:durableId="28A3B783"/>
  <w16cid:commentId w16cid:paraId="1CD556A5" w16cid:durableId="28B1A8FD"/>
  <w16cid:commentId w16cid:paraId="170F3320" w16cid:durableId="28A3B784"/>
  <w16cid:commentId w16cid:paraId="3CE3404E" w16cid:durableId="28A3B785"/>
  <w16cid:commentId w16cid:paraId="31E60433" w16cid:durableId="28B1AD34"/>
  <w16cid:commentId w16cid:paraId="41EAC760" w16cid:durableId="28B1B830"/>
  <w16cid:commentId w16cid:paraId="0544EBE7" w16cid:durableId="28B1AE6E"/>
  <w16cid:commentId w16cid:paraId="5F3DA06E" w16cid:durableId="28B1B286"/>
  <w16cid:commentId w16cid:paraId="4A244574" w16cid:durableId="28B1B785"/>
  <w16cid:commentId w16cid:paraId="13775B36" w16cid:durableId="28B1B7C4"/>
  <w16cid:commentId w16cid:paraId="336B4952" w16cid:durableId="28B1D8A9"/>
  <w16cid:commentId w16cid:paraId="6D11FE8B" w16cid:durableId="28B1D9EA"/>
  <w16cid:commentId w16cid:paraId="59946725" w16cid:durableId="28B1E85E"/>
  <w16cid:commentId w16cid:paraId="1B3DD023" w16cid:durableId="28B1ECB3"/>
  <w16cid:commentId w16cid:paraId="6513CAB2" w16cid:durableId="28B1E58F"/>
  <w16cid:commentId w16cid:paraId="51873B68" w16cid:durableId="28B1EF76"/>
  <w16cid:commentId w16cid:paraId="695DBC18" w16cid:durableId="28B1ECC8"/>
  <w16cid:commentId w16cid:paraId="21BB8051" w16cid:durableId="28B1F099"/>
  <w16cid:commentId w16cid:paraId="73979016" w16cid:durableId="28A3B786"/>
  <w16cid:commentId w16cid:paraId="2EBA4005" w16cid:durableId="28B2995A"/>
  <w16cid:commentId w16cid:paraId="07267499" w16cid:durableId="28B298B4"/>
  <w16cid:commentId w16cid:paraId="147CA021" w16cid:durableId="28B29AC3"/>
  <w16cid:commentId w16cid:paraId="0F24E923" w16cid:durableId="28B29B47"/>
  <w16cid:commentId w16cid:paraId="47717BB8" w16cid:durableId="28B3DFF4"/>
  <w16cid:commentId w16cid:paraId="21BE55BC" w16cid:durableId="28B3E0D9"/>
  <w16cid:commentId w16cid:paraId="01832385" w16cid:durableId="28B44E18"/>
  <w16cid:commentId w16cid:paraId="78567AB7" w16cid:durableId="28B455BA"/>
  <w16cid:commentId w16cid:paraId="65A0592C" w16cid:durableId="28B45B12"/>
  <w16cid:commentId w16cid:paraId="790681F5" w16cid:durableId="28B45B69"/>
  <w16cid:commentId w16cid:paraId="2C7D151E" w16cid:durableId="28B45CB7"/>
  <w16cid:commentId w16cid:paraId="3A886FD0" w16cid:durableId="28B45D39"/>
  <w16cid:commentId w16cid:paraId="54FC7B26" w16cid:durableId="28B45DD2"/>
  <w16cid:commentId w16cid:paraId="5BAC497C" w16cid:durableId="28B45E6A"/>
  <w16cid:commentId w16cid:paraId="0F3720E0" w16cid:durableId="28A3B787"/>
  <w16cid:commentId w16cid:paraId="1EBD0E2C" w16cid:durableId="28A3B788"/>
  <w16cid:commentId w16cid:paraId="330C499E" w16cid:durableId="28A3B7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B7693" w14:textId="77777777" w:rsidR="00A06E8E" w:rsidRDefault="00A06E8E" w:rsidP="00FB22D3">
      <w:r>
        <w:separator/>
      </w:r>
    </w:p>
  </w:endnote>
  <w:endnote w:type="continuationSeparator" w:id="0">
    <w:p w14:paraId="2D46ADDE" w14:textId="77777777" w:rsidR="00A06E8E" w:rsidRDefault="00A06E8E" w:rsidP="00FB2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E12F7" w14:textId="77777777" w:rsidR="00A06E8E" w:rsidRDefault="00A06E8E" w:rsidP="00FB22D3">
      <w:r>
        <w:separator/>
      </w:r>
    </w:p>
  </w:footnote>
  <w:footnote w:type="continuationSeparator" w:id="0">
    <w:p w14:paraId="33762C15" w14:textId="77777777" w:rsidR="00A06E8E" w:rsidRDefault="00A06E8E" w:rsidP="00FB22D3">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u, Jiatong">
    <w15:presenceInfo w15:providerId="AD" w15:userId="S::zctpiuq@ucl.ac.uk::d2f8f478-288c-4d64-a4b4-db3787548bde"/>
  </w15:person>
  <w15:person w15:author="Windows 用户">
    <w15:presenceInfo w15:providerId="None" w15:userId="Windows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9B2"/>
    <w:rsid w:val="000205CB"/>
    <w:rsid w:val="0003079E"/>
    <w:rsid w:val="00031FD1"/>
    <w:rsid w:val="000647D2"/>
    <w:rsid w:val="0008593D"/>
    <w:rsid w:val="000A7879"/>
    <w:rsid w:val="00140E3B"/>
    <w:rsid w:val="00141153"/>
    <w:rsid w:val="0018035A"/>
    <w:rsid w:val="0018035F"/>
    <w:rsid w:val="0018118B"/>
    <w:rsid w:val="0019465E"/>
    <w:rsid w:val="001D3981"/>
    <w:rsid w:val="001D5CB9"/>
    <w:rsid w:val="001E3030"/>
    <w:rsid w:val="001F7459"/>
    <w:rsid w:val="00207CA2"/>
    <w:rsid w:val="00217881"/>
    <w:rsid w:val="00222DEE"/>
    <w:rsid w:val="002303AE"/>
    <w:rsid w:val="00232B21"/>
    <w:rsid w:val="002440CC"/>
    <w:rsid w:val="00260380"/>
    <w:rsid w:val="002776DD"/>
    <w:rsid w:val="00287AC1"/>
    <w:rsid w:val="002E5A5A"/>
    <w:rsid w:val="002F0D3D"/>
    <w:rsid w:val="003071AD"/>
    <w:rsid w:val="0031338B"/>
    <w:rsid w:val="00317212"/>
    <w:rsid w:val="00332789"/>
    <w:rsid w:val="00333B6F"/>
    <w:rsid w:val="00346B52"/>
    <w:rsid w:val="003A0B09"/>
    <w:rsid w:val="003A4221"/>
    <w:rsid w:val="003B0BA0"/>
    <w:rsid w:val="003B5256"/>
    <w:rsid w:val="003F2634"/>
    <w:rsid w:val="00404335"/>
    <w:rsid w:val="00416C76"/>
    <w:rsid w:val="00457ADC"/>
    <w:rsid w:val="00470FA8"/>
    <w:rsid w:val="004752FA"/>
    <w:rsid w:val="00475B59"/>
    <w:rsid w:val="00484287"/>
    <w:rsid w:val="004A71A4"/>
    <w:rsid w:val="004B5E32"/>
    <w:rsid w:val="004F0785"/>
    <w:rsid w:val="004F6F9F"/>
    <w:rsid w:val="00512799"/>
    <w:rsid w:val="00513CD5"/>
    <w:rsid w:val="00514121"/>
    <w:rsid w:val="00527EE2"/>
    <w:rsid w:val="00542ACD"/>
    <w:rsid w:val="00543AFC"/>
    <w:rsid w:val="00560F62"/>
    <w:rsid w:val="005768F7"/>
    <w:rsid w:val="005805E0"/>
    <w:rsid w:val="005855E3"/>
    <w:rsid w:val="005A41F3"/>
    <w:rsid w:val="005C19EA"/>
    <w:rsid w:val="005D70A2"/>
    <w:rsid w:val="005E2E75"/>
    <w:rsid w:val="005E3CC9"/>
    <w:rsid w:val="006119B2"/>
    <w:rsid w:val="00620576"/>
    <w:rsid w:val="00624B00"/>
    <w:rsid w:val="0065170F"/>
    <w:rsid w:val="00666A7B"/>
    <w:rsid w:val="00671A0B"/>
    <w:rsid w:val="00683DE2"/>
    <w:rsid w:val="00690FA3"/>
    <w:rsid w:val="006B6135"/>
    <w:rsid w:val="006B79F1"/>
    <w:rsid w:val="006C011A"/>
    <w:rsid w:val="006C428D"/>
    <w:rsid w:val="006D419A"/>
    <w:rsid w:val="006F04E8"/>
    <w:rsid w:val="006F2451"/>
    <w:rsid w:val="006F5A9A"/>
    <w:rsid w:val="00700DEA"/>
    <w:rsid w:val="00702FD3"/>
    <w:rsid w:val="00716747"/>
    <w:rsid w:val="007232FF"/>
    <w:rsid w:val="0074226C"/>
    <w:rsid w:val="00762985"/>
    <w:rsid w:val="00763D70"/>
    <w:rsid w:val="00786378"/>
    <w:rsid w:val="00796697"/>
    <w:rsid w:val="007F7FF7"/>
    <w:rsid w:val="00826EF7"/>
    <w:rsid w:val="00827966"/>
    <w:rsid w:val="00830637"/>
    <w:rsid w:val="008314AB"/>
    <w:rsid w:val="008351F5"/>
    <w:rsid w:val="00850523"/>
    <w:rsid w:val="00853B20"/>
    <w:rsid w:val="00867E92"/>
    <w:rsid w:val="008859E3"/>
    <w:rsid w:val="008973E3"/>
    <w:rsid w:val="008A7857"/>
    <w:rsid w:val="008B328A"/>
    <w:rsid w:val="008B37BD"/>
    <w:rsid w:val="008C0488"/>
    <w:rsid w:val="008C4996"/>
    <w:rsid w:val="008D10B0"/>
    <w:rsid w:val="008E07AF"/>
    <w:rsid w:val="00903F1C"/>
    <w:rsid w:val="00912C8D"/>
    <w:rsid w:val="00914BDC"/>
    <w:rsid w:val="00945479"/>
    <w:rsid w:val="0094729F"/>
    <w:rsid w:val="00954C7C"/>
    <w:rsid w:val="00955108"/>
    <w:rsid w:val="0098015D"/>
    <w:rsid w:val="00990A59"/>
    <w:rsid w:val="009969E3"/>
    <w:rsid w:val="009A7B2C"/>
    <w:rsid w:val="009B4B23"/>
    <w:rsid w:val="009E19FD"/>
    <w:rsid w:val="009E21F7"/>
    <w:rsid w:val="009E2E24"/>
    <w:rsid w:val="009F07A9"/>
    <w:rsid w:val="009F2917"/>
    <w:rsid w:val="00A06E8E"/>
    <w:rsid w:val="00A12BBD"/>
    <w:rsid w:val="00A945CD"/>
    <w:rsid w:val="00A95DBC"/>
    <w:rsid w:val="00AB6326"/>
    <w:rsid w:val="00AC7BC7"/>
    <w:rsid w:val="00AE5005"/>
    <w:rsid w:val="00B00FB7"/>
    <w:rsid w:val="00B02C53"/>
    <w:rsid w:val="00B232B9"/>
    <w:rsid w:val="00B32B52"/>
    <w:rsid w:val="00B342BD"/>
    <w:rsid w:val="00B35D80"/>
    <w:rsid w:val="00B36631"/>
    <w:rsid w:val="00B42548"/>
    <w:rsid w:val="00B602E8"/>
    <w:rsid w:val="00B72E9A"/>
    <w:rsid w:val="00B73B9F"/>
    <w:rsid w:val="00B8144E"/>
    <w:rsid w:val="00B87218"/>
    <w:rsid w:val="00B9099B"/>
    <w:rsid w:val="00BB0C0B"/>
    <w:rsid w:val="00BD6DCF"/>
    <w:rsid w:val="00BF78EB"/>
    <w:rsid w:val="00BF7A2B"/>
    <w:rsid w:val="00C02721"/>
    <w:rsid w:val="00C12B83"/>
    <w:rsid w:val="00C17E12"/>
    <w:rsid w:val="00C24D05"/>
    <w:rsid w:val="00C26038"/>
    <w:rsid w:val="00C37ECF"/>
    <w:rsid w:val="00C462C2"/>
    <w:rsid w:val="00C555E8"/>
    <w:rsid w:val="00C57259"/>
    <w:rsid w:val="00C70C15"/>
    <w:rsid w:val="00C85043"/>
    <w:rsid w:val="00C93BE7"/>
    <w:rsid w:val="00C9425C"/>
    <w:rsid w:val="00CA6D1C"/>
    <w:rsid w:val="00CC070E"/>
    <w:rsid w:val="00CD4551"/>
    <w:rsid w:val="00D01BC2"/>
    <w:rsid w:val="00D31787"/>
    <w:rsid w:val="00D32873"/>
    <w:rsid w:val="00D45DE1"/>
    <w:rsid w:val="00D53933"/>
    <w:rsid w:val="00D62C35"/>
    <w:rsid w:val="00D837EA"/>
    <w:rsid w:val="00DB7848"/>
    <w:rsid w:val="00DC104C"/>
    <w:rsid w:val="00DC2962"/>
    <w:rsid w:val="00DD0BF6"/>
    <w:rsid w:val="00DD0C44"/>
    <w:rsid w:val="00DE1A61"/>
    <w:rsid w:val="00E04D36"/>
    <w:rsid w:val="00E0787A"/>
    <w:rsid w:val="00E15F02"/>
    <w:rsid w:val="00E25134"/>
    <w:rsid w:val="00E34D6B"/>
    <w:rsid w:val="00E369F6"/>
    <w:rsid w:val="00E501C2"/>
    <w:rsid w:val="00E53DB2"/>
    <w:rsid w:val="00E661C8"/>
    <w:rsid w:val="00E66709"/>
    <w:rsid w:val="00E7472A"/>
    <w:rsid w:val="00E7647D"/>
    <w:rsid w:val="00E90C11"/>
    <w:rsid w:val="00E95C9A"/>
    <w:rsid w:val="00EA05B7"/>
    <w:rsid w:val="00EC4548"/>
    <w:rsid w:val="00EC5FE0"/>
    <w:rsid w:val="00EC613B"/>
    <w:rsid w:val="00EE24E0"/>
    <w:rsid w:val="00EE4779"/>
    <w:rsid w:val="00F053C9"/>
    <w:rsid w:val="00F06AA8"/>
    <w:rsid w:val="00F22B7A"/>
    <w:rsid w:val="00F51795"/>
    <w:rsid w:val="00F555A5"/>
    <w:rsid w:val="00F8401C"/>
    <w:rsid w:val="00F87523"/>
    <w:rsid w:val="00F8781B"/>
    <w:rsid w:val="00FA7DBE"/>
    <w:rsid w:val="00FB22D3"/>
    <w:rsid w:val="00FC3F3F"/>
    <w:rsid w:val="00FD3699"/>
    <w:rsid w:val="00FE2684"/>
    <w:rsid w:val="00FF5F65"/>
    <w:rsid w:val="00FF6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BA082"/>
  <w15:chartTrackingRefBased/>
  <w15:docId w15:val="{61D5C148-3EFC-4280-B5FB-43EAD7BE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E7472A"/>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rsid w:val="00C9425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73B9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小标题"/>
    <w:basedOn w:val="3"/>
    <w:next w:val="a"/>
    <w:link w:val="a4"/>
    <w:autoRedefine/>
    <w:qFormat/>
    <w:rsid w:val="00542ACD"/>
    <w:pPr>
      <w:spacing w:line="300" w:lineRule="auto"/>
      <w:ind w:firstLine="422"/>
      <w:jc w:val="left"/>
      <w:pPrChange w:id="0" w:author="Liu, Jiatong" w:date="2023-09-17T21:22:00Z">
        <w:pPr>
          <w:keepNext/>
          <w:keepLines/>
          <w:widowControl w:val="0"/>
          <w:spacing w:before="260" w:after="260" w:line="300" w:lineRule="auto"/>
          <w:ind w:firstLine="422"/>
          <w:outlineLvl w:val="2"/>
        </w:pPr>
      </w:pPrChange>
    </w:pPr>
    <w:rPr>
      <w:sz w:val="24"/>
      <w:szCs w:val="21"/>
      <w:rPrChange w:id="0" w:author="Liu, Jiatong" w:date="2023-09-17T21:22:00Z">
        <w:rPr>
          <w:rFonts w:asciiTheme="minorHAnsi" w:eastAsiaTheme="minorEastAsia" w:hAnsiTheme="minorHAnsi" w:cstheme="minorBidi"/>
          <w:b/>
          <w:bCs/>
          <w:kern w:val="2"/>
          <w:sz w:val="24"/>
          <w:szCs w:val="21"/>
          <w:lang w:val="en-US" w:eastAsia="zh-CN" w:bidi="ar-SA"/>
        </w:rPr>
      </w:rPrChange>
    </w:rPr>
  </w:style>
  <w:style w:type="character" w:customStyle="1" w:styleId="a4">
    <w:name w:val="小标题 字符"/>
    <w:link w:val="a3"/>
    <w:rsid w:val="00542ACD"/>
    <w:rPr>
      <w:b/>
      <w:bCs/>
      <w:sz w:val="24"/>
      <w:szCs w:val="21"/>
    </w:rPr>
  </w:style>
  <w:style w:type="character" w:customStyle="1" w:styleId="30">
    <w:name w:val="标题 3 字符"/>
    <w:basedOn w:val="a0"/>
    <w:link w:val="3"/>
    <w:uiPriority w:val="9"/>
    <w:rsid w:val="00B73B9F"/>
    <w:rPr>
      <w:b/>
      <w:bCs/>
      <w:sz w:val="32"/>
      <w:szCs w:val="32"/>
    </w:rPr>
  </w:style>
  <w:style w:type="character" w:customStyle="1" w:styleId="10">
    <w:name w:val="标题 1 字符"/>
    <w:basedOn w:val="a0"/>
    <w:link w:val="1"/>
    <w:uiPriority w:val="9"/>
    <w:rsid w:val="00E7472A"/>
    <w:rPr>
      <w:b/>
      <w:bCs/>
      <w:kern w:val="44"/>
      <w:sz w:val="44"/>
      <w:szCs w:val="44"/>
    </w:rPr>
  </w:style>
  <w:style w:type="paragraph" w:styleId="a5">
    <w:name w:val="Quote"/>
    <w:basedOn w:val="a"/>
    <w:next w:val="a"/>
    <w:link w:val="a6"/>
    <w:autoRedefine/>
    <w:uiPriority w:val="29"/>
    <w:qFormat/>
    <w:rsid w:val="005D70A2"/>
    <w:pPr>
      <w:spacing w:before="200" w:after="160"/>
      <w:ind w:left="864" w:right="864"/>
      <w:jc w:val="left"/>
    </w:pPr>
    <w:rPr>
      <w:i/>
      <w:iCs/>
      <w:color w:val="404040" w:themeColor="text1" w:themeTint="BF"/>
    </w:rPr>
  </w:style>
  <w:style w:type="character" w:customStyle="1" w:styleId="a6">
    <w:name w:val="引用 字符"/>
    <w:basedOn w:val="a0"/>
    <w:link w:val="a5"/>
    <w:uiPriority w:val="29"/>
    <w:rsid w:val="005D70A2"/>
    <w:rPr>
      <w:i/>
      <w:iCs/>
      <w:color w:val="404040" w:themeColor="text1" w:themeTint="BF"/>
    </w:rPr>
  </w:style>
  <w:style w:type="paragraph" w:styleId="a7">
    <w:name w:val="Title"/>
    <w:basedOn w:val="a"/>
    <w:next w:val="a"/>
    <w:link w:val="a8"/>
    <w:uiPriority w:val="10"/>
    <w:qFormat/>
    <w:rsid w:val="00C9425C"/>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C9425C"/>
    <w:rPr>
      <w:rFonts w:asciiTheme="majorHAnsi" w:eastAsiaTheme="majorEastAsia" w:hAnsiTheme="majorHAnsi" w:cstheme="majorBidi"/>
      <w:b/>
      <w:bCs/>
      <w:sz w:val="32"/>
      <w:szCs w:val="32"/>
    </w:rPr>
  </w:style>
  <w:style w:type="character" w:customStyle="1" w:styleId="20">
    <w:name w:val="标题 2 字符"/>
    <w:basedOn w:val="a0"/>
    <w:link w:val="2"/>
    <w:uiPriority w:val="9"/>
    <w:rsid w:val="00C9425C"/>
    <w:rPr>
      <w:rFonts w:asciiTheme="majorHAnsi" w:eastAsiaTheme="majorEastAsia" w:hAnsiTheme="majorHAnsi" w:cstheme="majorBidi"/>
      <w:b/>
      <w:bCs/>
      <w:sz w:val="32"/>
      <w:szCs w:val="32"/>
    </w:rPr>
  </w:style>
  <w:style w:type="character" w:styleId="a9">
    <w:name w:val="Emphasis"/>
    <w:basedOn w:val="a0"/>
    <w:uiPriority w:val="20"/>
    <w:qFormat/>
    <w:rsid w:val="001F7459"/>
    <w:rPr>
      <w:i/>
      <w:iCs/>
    </w:rPr>
  </w:style>
  <w:style w:type="table" w:styleId="aa">
    <w:name w:val="Table Grid"/>
    <w:basedOn w:val="a1"/>
    <w:uiPriority w:val="39"/>
    <w:rsid w:val="001D5C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
    <w:next w:val="a"/>
    <w:link w:val="ac"/>
    <w:uiPriority w:val="11"/>
    <w:qFormat/>
    <w:rsid w:val="005855E3"/>
    <w:pPr>
      <w:spacing w:before="240" w:after="60" w:line="312" w:lineRule="auto"/>
      <w:jc w:val="center"/>
      <w:outlineLvl w:val="1"/>
    </w:pPr>
    <w:rPr>
      <w:b/>
      <w:bCs/>
      <w:kern w:val="28"/>
      <w:sz w:val="32"/>
      <w:szCs w:val="32"/>
    </w:rPr>
  </w:style>
  <w:style w:type="character" w:customStyle="1" w:styleId="ac">
    <w:name w:val="副标题 字符"/>
    <w:basedOn w:val="a0"/>
    <w:link w:val="ab"/>
    <w:uiPriority w:val="11"/>
    <w:rsid w:val="005855E3"/>
    <w:rPr>
      <w:b/>
      <w:bCs/>
      <w:kern w:val="28"/>
      <w:sz w:val="32"/>
      <w:szCs w:val="32"/>
    </w:rPr>
  </w:style>
  <w:style w:type="character" w:styleId="ad">
    <w:name w:val="annotation reference"/>
    <w:basedOn w:val="a0"/>
    <w:uiPriority w:val="99"/>
    <w:semiHidden/>
    <w:unhideWhenUsed/>
    <w:rsid w:val="003B0BA0"/>
    <w:rPr>
      <w:sz w:val="21"/>
      <w:szCs w:val="21"/>
    </w:rPr>
  </w:style>
  <w:style w:type="paragraph" w:styleId="ae">
    <w:name w:val="annotation text"/>
    <w:basedOn w:val="a"/>
    <w:link w:val="af"/>
    <w:uiPriority w:val="99"/>
    <w:semiHidden/>
    <w:unhideWhenUsed/>
    <w:rsid w:val="003B0BA0"/>
    <w:pPr>
      <w:jc w:val="left"/>
    </w:pPr>
  </w:style>
  <w:style w:type="character" w:customStyle="1" w:styleId="af">
    <w:name w:val="批注文字 字符"/>
    <w:basedOn w:val="a0"/>
    <w:link w:val="ae"/>
    <w:uiPriority w:val="99"/>
    <w:semiHidden/>
    <w:rsid w:val="003B0BA0"/>
  </w:style>
  <w:style w:type="paragraph" w:styleId="af0">
    <w:name w:val="annotation subject"/>
    <w:basedOn w:val="ae"/>
    <w:next w:val="ae"/>
    <w:link w:val="af1"/>
    <w:uiPriority w:val="99"/>
    <w:semiHidden/>
    <w:unhideWhenUsed/>
    <w:rsid w:val="003B0BA0"/>
    <w:rPr>
      <w:b/>
      <w:bCs/>
    </w:rPr>
  </w:style>
  <w:style w:type="character" w:customStyle="1" w:styleId="af1">
    <w:name w:val="批注主题 字符"/>
    <w:basedOn w:val="af"/>
    <w:link w:val="af0"/>
    <w:uiPriority w:val="99"/>
    <w:semiHidden/>
    <w:rsid w:val="003B0BA0"/>
    <w:rPr>
      <w:b/>
      <w:bCs/>
    </w:rPr>
  </w:style>
  <w:style w:type="paragraph" w:styleId="af2">
    <w:name w:val="Balloon Text"/>
    <w:basedOn w:val="a"/>
    <w:link w:val="af3"/>
    <w:uiPriority w:val="99"/>
    <w:semiHidden/>
    <w:unhideWhenUsed/>
    <w:rsid w:val="003B0BA0"/>
    <w:rPr>
      <w:sz w:val="18"/>
      <w:szCs w:val="18"/>
    </w:rPr>
  </w:style>
  <w:style w:type="character" w:customStyle="1" w:styleId="af3">
    <w:name w:val="批注框文本 字符"/>
    <w:basedOn w:val="a0"/>
    <w:link w:val="af2"/>
    <w:uiPriority w:val="99"/>
    <w:semiHidden/>
    <w:rsid w:val="003B0BA0"/>
    <w:rPr>
      <w:sz w:val="18"/>
      <w:szCs w:val="18"/>
    </w:rPr>
  </w:style>
  <w:style w:type="character" w:customStyle="1" w:styleId="opdicttext2">
    <w:name w:val="op_dict_text2"/>
    <w:basedOn w:val="a0"/>
    <w:rsid w:val="00E53DB2"/>
  </w:style>
  <w:style w:type="character" w:customStyle="1" w:styleId="def">
    <w:name w:val="def"/>
    <w:basedOn w:val="a0"/>
    <w:rsid w:val="009E21F7"/>
  </w:style>
  <w:style w:type="character" w:styleId="af4">
    <w:name w:val="Strong"/>
    <w:basedOn w:val="a0"/>
    <w:uiPriority w:val="22"/>
    <w:qFormat/>
    <w:rsid w:val="00513CD5"/>
    <w:rPr>
      <w:b/>
      <w:bCs/>
    </w:rPr>
  </w:style>
  <w:style w:type="paragraph" w:styleId="af5">
    <w:name w:val="header"/>
    <w:basedOn w:val="a"/>
    <w:link w:val="af6"/>
    <w:uiPriority w:val="99"/>
    <w:unhideWhenUsed/>
    <w:rsid w:val="00FB22D3"/>
    <w:pPr>
      <w:pBdr>
        <w:bottom w:val="single" w:sz="6" w:space="1" w:color="auto"/>
      </w:pBdr>
      <w:tabs>
        <w:tab w:val="center" w:pos="4153"/>
        <w:tab w:val="right" w:pos="8306"/>
      </w:tabs>
      <w:snapToGrid w:val="0"/>
      <w:jc w:val="center"/>
    </w:pPr>
    <w:rPr>
      <w:sz w:val="18"/>
      <w:szCs w:val="18"/>
    </w:rPr>
  </w:style>
  <w:style w:type="character" w:customStyle="1" w:styleId="af6">
    <w:name w:val="页眉 字符"/>
    <w:basedOn w:val="a0"/>
    <w:link w:val="af5"/>
    <w:uiPriority w:val="99"/>
    <w:rsid w:val="00FB22D3"/>
    <w:rPr>
      <w:sz w:val="18"/>
      <w:szCs w:val="18"/>
    </w:rPr>
  </w:style>
  <w:style w:type="paragraph" w:styleId="af7">
    <w:name w:val="footer"/>
    <w:basedOn w:val="a"/>
    <w:link w:val="af8"/>
    <w:uiPriority w:val="99"/>
    <w:unhideWhenUsed/>
    <w:rsid w:val="00FB22D3"/>
    <w:pPr>
      <w:tabs>
        <w:tab w:val="center" w:pos="4153"/>
        <w:tab w:val="right" w:pos="8306"/>
      </w:tabs>
      <w:snapToGrid w:val="0"/>
      <w:jc w:val="left"/>
    </w:pPr>
    <w:rPr>
      <w:sz w:val="18"/>
      <w:szCs w:val="18"/>
    </w:rPr>
  </w:style>
  <w:style w:type="character" w:customStyle="1" w:styleId="af8">
    <w:name w:val="页脚 字符"/>
    <w:basedOn w:val="a0"/>
    <w:link w:val="af7"/>
    <w:uiPriority w:val="99"/>
    <w:rsid w:val="00FB22D3"/>
    <w:rPr>
      <w:sz w:val="18"/>
      <w:szCs w:val="18"/>
    </w:rPr>
  </w:style>
  <w:style w:type="paragraph" w:styleId="af9">
    <w:name w:val="Revision"/>
    <w:hidden/>
    <w:uiPriority w:val="99"/>
    <w:semiHidden/>
    <w:rsid w:val="00853B20"/>
  </w:style>
  <w:style w:type="character" w:styleId="afa">
    <w:name w:val="Hyperlink"/>
    <w:basedOn w:val="a0"/>
    <w:uiPriority w:val="99"/>
    <w:unhideWhenUsed/>
    <w:rsid w:val="008B37BD"/>
    <w:rPr>
      <w:color w:val="0563C1" w:themeColor="hyperlink"/>
      <w:u w:val="single"/>
    </w:rPr>
  </w:style>
  <w:style w:type="character" w:styleId="afb">
    <w:name w:val="Unresolved Mention"/>
    <w:basedOn w:val="a0"/>
    <w:uiPriority w:val="99"/>
    <w:semiHidden/>
    <w:unhideWhenUsed/>
    <w:rsid w:val="008B3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32662">
      <w:bodyDiv w:val="1"/>
      <w:marLeft w:val="0"/>
      <w:marRight w:val="0"/>
      <w:marTop w:val="0"/>
      <w:marBottom w:val="0"/>
      <w:divBdr>
        <w:top w:val="none" w:sz="0" w:space="0" w:color="auto"/>
        <w:left w:val="none" w:sz="0" w:space="0" w:color="auto"/>
        <w:bottom w:val="none" w:sz="0" w:space="0" w:color="auto"/>
        <w:right w:val="none" w:sz="0" w:space="0" w:color="auto"/>
      </w:divBdr>
      <w:divsChild>
        <w:div w:id="1422263980">
          <w:marLeft w:val="0"/>
          <w:marRight w:val="0"/>
          <w:marTop w:val="0"/>
          <w:marBottom w:val="0"/>
          <w:divBdr>
            <w:top w:val="none" w:sz="0" w:space="0" w:color="auto"/>
            <w:left w:val="none" w:sz="0" w:space="0" w:color="auto"/>
            <w:bottom w:val="none" w:sz="0" w:space="0" w:color="auto"/>
            <w:right w:val="none" w:sz="0" w:space="0" w:color="auto"/>
          </w:divBdr>
        </w:div>
        <w:div w:id="82728820">
          <w:marLeft w:val="0"/>
          <w:marRight w:val="0"/>
          <w:marTop w:val="0"/>
          <w:marBottom w:val="0"/>
          <w:divBdr>
            <w:top w:val="none" w:sz="0" w:space="0" w:color="auto"/>
            <w:left w:val="none" w:sz="0" w:space="0" w:color="auto"/>
            <w:bottom w:val="none" w:sz="0" w:space="0" w:color="auto"/>
            <w:right w:val="none" w:sz="0" w:space="0" w:color="auto"/>
          </w:divBdr>
        </w:div>
        <w:div w:id="465708467">
          <w:marLeft w:val="0"/>
          <w:marRight w:val="0"/>
          <w:marTop w:val="0"/>
          <w:marBottom w:val="0"/>
          <w:divBdr>
            <w:top w:val="none" w:sz="0" w:space="0" w:color="auto"/>
            <w:left w:val="none" w:sz="0" w:space="0" w:color="auto"/>
            <w:bottom w:val="none" w:sz="0" w:space="0" w:color="auto"/>
            <w:right w:val="none" w:sz="0" w:space="0" w:color="auto"/>
          </w:divBdr>
        </w:div>
        <w:div w:id="1226256040">
          <w:marLeft w:val="0"/>
          <w:marRight w:val="0"/>
          <w:marTop w:val="0"/>
          <w:marBottom w:val="0"/>
          <w:divBdr>
            <w:top w:val="none" w:sz="0" w:space="0" w:color="auto"/>
            <w:left w:val="none" w:sz="0" w:space="0" w:color="auto"/>
            <w:bottom w:val="none" w:sz="0" w:space="0" w:color="auto"/>
            <w:right w:val="none" w:sz="0" w:space="0" w:color="auto"/>
          </w:divBdr>
        </w:div>
        <w:div w:id="109056723">
          <w:marLeft w:val="0"/>
          <w:marRight w:val="0"/>
          <w:marTop w:val="0"/>
          <w:marBottom w:val="0"/>
          <w:divBdr>
            <w:top w:val="none" w:sz="0" w:space="0" w:color="auto"/>
            <w:left w:val="none" w:sz="0" w:space="0" w:color="auto"/>
            <w:bottom w:val="none" w:sz="0" w:space="0" w:color="auto"/>
            <w:right w:val="none" w:sz="0" w:space="0" w:color="auto"/>
          </w:divBdr>
        </w:div>
        <w:div w:id="1049568478">
          <w:marLeft w:val="0"/>
          <w:marRight w:val="0"/>
          <w:marTop w:val="0"/>
          <w:marBottom w:val="0"/>
          <w:divBdr>
            <w:top w:val="none" w:sz="0" w:space="0" w:color="auto"/>
            <w:left w:val="none" w:sz="0" w:space="0" w:color="auto"/>
            <w:bottom w:val="none" w:sz="0" w:space="0" w:color="auto"/>
            <w:right w:val="none" w:sz="0" w:space="0" w:color="auto"/>
          </w:divBdr>
        </w:div>
        <w:div w:id="1628857698">
          <w:marLeft w:val="0"/>
          <w:marRight w:val="0"/>
          <w:marTop w:val="0"/>
          <w:marBottom w:val="0"/>
          <w:divBdr>
            <w:top w:val="none" w:sz="0" w:space="0" w:color="auto"/>
            <w:left w:val="none" w:sz="0" w:space="0" w:color="auto"/>
            <w:bottom w:val="none" w:sz="0" w:space="0" w:color="auto"/>
            <w:right w:val="none" w:sz="0" w:space="0" w:color="auto"/>
          </w:divBdr>
        </w:div>
        <w:div w:id="275068725">
          <w:marLeft w:val="0"/>
          <w:marRight w:val="0"/>
          <w:marTop w:val="0"/>
          <w:marBottom w:val="0"/>
          <w:divBdr>
            <w:top w:val="none" w:sz="0" w:space="0" w:color="auto"/>
            <w:left w:val="none" w:sz="0" w:space="0" w:color="auto"/>
            <w:bottom w:val="none" w:sz="0" w:space="0" w:color="auto"/>
            <w:right w:val="none" w:sz="0" w:space="0" w:color="auto"/>
          </w:divBdr>
        </w:div>
        <w:div w:id="98255344">
          <w:marLeft w:val="0"/>
          <w:marRight w:val="0"/>
          <w:marTop w:val="0"/>
          <w:marBottom w:val="0"/>
          <w:divBdr>
            <w:top w:val="none" w:sz="0" w:space="0" w:color="auto"/>
            <w:left w:val="none" w:sz="0" w:space="0" w:color="auto"/>
            <w:bottom w:val="none" w:sz="0" w:space="0" w:color="auto"/>
            <w:right w:val="none" w:sz="0" w:space="0" w:color="auto"/>
          </w:divBdr>
        </w:div>
        <w:div w:id="639581716">
          <w:marLeft w:val="0"/>
          <w:marRight w:val="0"/>
          <w:marTop w:val="0"/>
          <w:marBottom w:val="0"/>
          <w:divBdr>
            <w:top w:val="none" w:sz="0" w:space="0" w:color="auto"/>
            <w:left w:val="none" w:sz="0" w:space="0" w:color="auto"/>
            <w:bottom w:val="none" w:sz="0" w:space="0" w:color="auto"/>
            <w:right w:val="none" w:sz="0" w:space="0" w:color="auto"/>
          </w:divBdr>
        </w:div>
        <w:div w:id="340670452">
          <w:marLeft w:val="0"/>
          <w:marRight w:val="0"/>
          <w:marTop w:val="0"/>
          <w:marBottom w:val="0"/>
          <w:divBdr>
            <w:top w:val="none" w:sz="0" w:space="0" w:color="auto"/>
            <w:left w:val="none" w:sz="0" w:space="0" w:color="auto"/>
            <w:bottom w:val="none" w:sz="0" w:space="0" w:color="auto"/>
            <w:right w:val="none" w:sz="0" w:space="0" w:color="auto"/>
          </w:divBdr>
        </w:div>
        <w:div w:id="471098173">
          <w:marLeft w:val="0"/>
          <w:marRight w:val="0"/>
          <w:marTop w:val="0"/>
          <w:marBottom w:val="0"/>
          <w:divBdr>
            <w:top w:val="none" w:sz="0" w:space="0" w:color="auto"/>
            <w:left w:val="none" w:sz="0" w:space="0" w:color="auto"/>
            <w:bottom w:val="none" w:sz="0" w:space="0" w:color="auto"/>
            <w:right w:val="none" w:sz="0" w:space="0" w:color="auto"/>
          </w:divBdr>
        </w:div>
        <w:div w:id="967976305">
          <w:marLeft w:val="0"/>
          <w:marRight w:val="0"/>
          <w:marTop w:val="0"/>
          <w:marBottom w:val="0"/>
          <w:divBdr>
            <w:top w:val="none" w:sz="0" w:space="0" w:color="auto"/>
            <w:left w:val="none" w:sz="0" w:space="0" w:color="auto"/>
            <w:bottom w:val="none" w:sz="0" w:space="0" w:color="auto"/>
            <w:right w:val="none" w:sz="0" w:space="0" w:color="auto"/>
          </w:divBdr>
        </w:div>
      </w:divsChild>
    </w:div>
    <w:div w:id="67502204">
      <w:bodyDiv w:val="1"/>
      <w:marLeft w:val="0"/>
      <w:marRight w:val="0"/>
      <w:marTop w:val="0"/>
      <w:marBottom w:val="0"/>
      <w:divBdr>
        <w:top w:val="none" w:sz="0" w:space="0" w:color="auto"/>
        <w:left w:val="none" w:sz="0" w:space="0" w:color="auto"/>
        <w:bottom w:val="none" w:sz="0" w:space="0" w:color="auto"/>
        <w:right w:val="none" w:sz="0" w:space="0" w:color="auto"/>
      </w:divBdr>
      <w:divsChild>
        <w:div w:id="1222793328">
          <w:marLeft w:val="0"/>
          <w:marRight w:val="0"/>
          <w:marTop w:val="0"/>
          <w:marBottom w:val="0"/>
          <w:divBdr>
            <w:top w:val="none" w:sz="0" w:space="0" w:color="auto"/>
            <w:left w:val="none" w:sz="0" w:space="0" w:color="auto"/>
            <w:bottom w:val="none" w:sz="0" w:space="0" w:color="auto"/>
            <w:right w:val="none" w:sz="0" w:space="0" w:color="auto"/>
          </w:divBdr>
        </w:div>
        <w:div w:id="1627740813">
          <w:marLeft w:val="0"/>
          <w:marRight w:val="0"/>
          <w:marTop w:val="0"/>
          <w:marBottom w:val="0"/>
          <w:divBdr>
            <w:top w:val="none" w:sz="0" w:space="0" w:color="auto"/>
            <w:left w:val="none" w:sz="0" w:space="0" w:color="auto"/>
            <w:bottom w:val="none" w:sz="0" w:space="0" w:color="auto"/>
            <w:right w:val="none" w:sz="0" w:space="0" w:color="auto"/>
          </w:divBdr>
        </w:div>
      </w:divsChild>
    </w:div>
    <w:div w:id="75440345">
      <w:bodyDiv w:val="1"/>
      <w:marLeft w:val="0"/>
      <w:marRight w:val="0"/>
      <w:marTop w:val="0"/>
      <w:marBottom w:val="0"/>
      <w:divBdr>
        <w:top w:val="none" w:sz="0" w:space="0" w:color="auto"/>
        <w:left w:val="none" w:sz="0" w:space="0" w:color="auto"/>
        <w:bottom w:val="none" w:sz="0" w:space="0" w:color="auto"/>
        <w:right w:val="none" w:sz="0" w:space="0" w:color="auto"/>
      </w:divBdr>
      <w:divsChild>
        <w:div w:id="565409313">
          <w:marLeft w:val="0"/>
          <w:marRight w:val="0"/>
          <w:marTop w:val="0"/>
          <w:marBottom w:val="0"/>
          <w:divBdr>
            <w:top w:val="none" w:sz="0" w:space="0" w:color="auto"/>
            <w:left w:val="none" w:sz="0" w:space="0" w:color="auto"/>
            <w:bottom w:val="none" w:sz="0" w:space="0" w:color="auto"/>
            <w:right w:val="none" w:sz="0" w:space="0" w:color="auto"/>
          </w:divBdr>
        </w:div>
        <w:div w:id="2061977599">
          <w:marLeft w:val="0"/>
          <w:marRight w:val="0"/>
          <w:marTop w:val="0"/>
          <w:marBottom w:val="0"/>
          <w:divBdr>
            <w:top w:val="none" w:sz="0" w:space="0" w:color="auto"/>
            <w:left w:val="none" w:sz="0" w:space="0" w:color="auto"/>
            <w:bottom w:val="none" w:sz="0" w:space="0" w:color="auto"/>
            <w:right w:val="none" w:sz="0" w:space="0" w:color="auto"/>
          </w:divBdr>
        </w:div>
      </w:divsChild>
    </w:div>
    <w:div w:id="107741892">
      <w:bodyDiv w:val="1"/>
      <w:marLeft w:val="0"/>
      <w:marRight w:val="0"/>
      <w:marTop w:val="0"/>
      <w:marBottom w:val="0"/>
      <w:divBdr>
        <w:top w:val="none" w:sz="0" w:space="0" w:color="auto"/>
        <w:left w:val="none" w:sz="0" w:space="0" w:color="auto"/>
        <w:bottom w:val="none" w:sz="0" w:space="0" w:color="auto"/>
        <w:right w:val="none" w:sz="0" w:space="0" w:color="auto"/>
      </w:divBdr>
      <w:divsChild>
        <w:div w:id="648171881">
          <w:marLeft w:val="0"/>
          <w:marRight w:val="0"/>
          <w:marTop w:val="0"/>
          <w:marBottom w:val="0"/>
          <w:divBdr>
            <w:top w:val="none" w:sz="0" w:space="0" w:color="auto"/>
            <w:left w:val="none" w:sz="0" w:space="0" w:color="auto"/>
            <w:bottom w:val="none" w:sz="0" w:space="0" w:color="auto"/>
            <w:right w:val="none" w:sz="0" w:space="0" w:color="auto"/>
          </w:divBdr>
        </w:div>
        <w:div w:id="955677885">
          <w:marLeft w:val="0"/>
          <w:marRight w:val="0"/>
          <w:marTop w:val="0"/>
          <w:marBottom w:val="0"/>
          <w:divBdr>
            <w:top w:val="none" w:sz="0" w:space="0" w:color="auto"/>
            <w:left w:val="none" w:sz="0" w:space="0" w:color="auto"/>
            <w:bottom w:val="none" w:sz="0" w:space="0" w:color="auto"/>
            <w:right w:val="none" w:sz="0" w:space="0" w:color="auto"/>
          </w:divBdr>
        </w:div>
      </w:divsChild>
    </w:div>
    <w:div w:id="156773264">
      <w:bodyDiv w:val="1"/>
      <w:marLeft w:val="0"/>
      <w:marRight w:val="0"/>
      <w:marTop w:val="0"/>
      <w:marBottom w:val="0"/>
      <w:divBdr>
        <w:top w:val="none" w:sz="0" w:space="0" w:color="auto"/>
        <w:left w:val="none" w:sz="0" w:space="0" w:color="auto"/>
        <w:bottom w:val="none" w:sz="0" w:space="0" w:color="auto"/>
        <w:right w:val="none" w:sz="0" w:space="0" w:color="auto"/>
      </w:divBdr>
      <w:divsChild>
        <w:div w:id="195630618">
          <w:marLeft w:val="0"/>
          <w:marRight w:val="0"/>
          <w:marTop w:val="0"/>
          <w:marBottom w:val="0"/>
          <w:divBdr>
            <w:top w:val="none" w:sz="0" w:space="0" w:color="auto"/>
            <w:left w:val="none" w:sz="0" w:space="0" w:color="auto"/>
            <w:bottom w:val="none" w:sz="0" w:space="0" w:color="auto"/>
            <w:right w:val="none" w:sz="0" w:space="0" w:color="auto"/>
          </w:divBdr>
        </w:div>
        <w:div w:id="1701008680">
          <w:marLeft w:val="0"/>
          <w:marRight w:val="0"/>
          <w:marTop w:val="0"/>
          <w:marBottom w:val="0"/>
          <w:divBdr>
            <w:top w:val="none" w:sz="0" w:space="0" w:color="auto"/>
            <w:left w:val="none" w:sz="0" w:space="0" w:color="auto"/>
            <w:bottom w:val="none" w:sz="0" w:space="0" w:color="auto"/>
            <w:right w:val="none" w:sz="0" w:space="0" w:color="auto"/>
          </w:divBdr>
        </w:div>
      </w:divsChild>
    </w:div>
    <w:div w:id="226382078">
      <w:bodyDiv w:val="1"/>
      <w:marLeft w:val="0"/>
      <w:marRight w:val="0"/>
      <w:marTop w:val="0"/>
      <w:marBottom w:val="0"/>
      <w:divBdr>
        <w:top w:val="none" w:sz="0" w:space="0" w:color="auto"/>
        <w:left w:val="none" w:sz="0" w:space="0" w:color="auto"/>
        <w:bottom w:val="none" w:sz="0" w:space="0" w:color="auto"/>
        <w:right w:val="none" w:sz="0" w:space="0" w:color="auto"/>
      </w:divBdr>
      <w:divsChild>
        <w:div w:id="1130903716">
          <w:marLeft w:val="0"/>
          <w:marRight w:val="0"/>
          <w:marTop w:val="0"/>
          <w:marBottom w:val="0"/>
          <w:divBdr>
            <w:top w:val="none" w:sz="0" w:space="0" w:color="auto"/>
            <w:left w:val="none" w:sz="0" w:space="0" w:color="auto"/>
            <w:bottom w:val="none" w:sz="0" w:space="0" w:color="auto"/>
            <w:right w:val="none" w:sz="0" w:space="0" w:color="auto"/>
          </w:divBdr>
        </w:div>
        <w:div w:id="2111194037">
          <w:marLeft w:val="0"/>
          <w:marRight w:val="0"/>
          <w:marTop w:val="0"/>
          <w:marBottom w:val="0"/>
          <w:divBdr>
            <w:top w:val="none" w:sz="0" w:space="0" w:color="auto"/>
            <w:left w:val="none" w:sz="0" w:space="0" w:color="auto"/>
            <w:bottom w:val="none" w:sz="0" w:space="0" w:color="auto"/>
            <w:right w:val="none" w:sz="0" w:space="0" w:color="auto"/>
          </w:divBdr>
        </w:div>
      </w:divsChild>
    </w:div>
    <w:div w:id="336078456">
      <w:bodyDiv w:val="1"/>
      <w:marLeft w:val="0"/>
      <w:marRight w:val="0"/>
      <w:marTop w:val="0"/>
      <w:marBottom w:val="0"/>
      <w:divBdr>
        <w:top w:val="none" w:sz="0" w:space="0" w:color="auto"/>
        <w:left w:val="none" w:sz="0" w:space="0" w:color="auto"/>
        <w:bottom w:val="none" w:sz="0" w:space="0" w:color="auto"/>
        <w:right w:val="none" w:sz="0" w:space="0" w:color="auto"/>
      </w:divBdr>
      <w:divsChild>
        <w:div w:id="9331759">
          <w:marLeft w:val="0"/>
          <w:marRight w:val="0"/>
          <w:marTop w:val="0"/>
          <w:marBottom w:val="0"/>
          <w:divBdr>
            <w:top w:val="none" w:sz="0" w:space="0" w:color="auto"/>
            <w:left w:val="none" w:sz="0" w:space="0" w:color="auto"/>
            <w:bottom w:val="none" w:sz="0" w:space="0" w:color="auto"/>
            <w:right w:val="none" w:sz="0" w:space="0" w:color="auto"/>
          </w:divBdr>
        </w:div>
        <w:div w:id="197739905">
          <w:marLeft w:val="0"/>
          <w:marRight w:val="0"/>
          <w:marTop w:val="0"/>
          <w:marBottom w:val="0"/>
          <w:divBdr>
            <w:top w:val="none" w:sz="0" w:space="0" w:color="auto"/>
            <w:left w:val="none" w:sz="0" w:space="0" w:color="auto"/>
            <w:bottom w:val="none" w:sz="0" w:space="0" w:color="auto"/>
            <w:right w:val="none" w:sz="0" w:space="0" w:color="auto"/>
          </w:divBdr>
        </w:div>
      </w:divsChild>
    </w:div>
    <w:div w:id="381095132">
      <w:bodyDiv w:val="1"/>
      <w:marLeft w:val="0"/>
      <w:marRight w:val="0"/>
      <w:marTop w:val="0"/>
      <w:marBottom w:val="0"/>
      <w:divBdr>
        <w:top w:val="none" w:sz="0" w:space="0" w:color="auto"/>
        <w:left w:val="none" w:sz="0" w:space="0" w:color="auto"/>
        <w:bottom w:val="none" w:sz="0" w:space="0" w:color="auto"/>
        <w:right w:val="none" w:sz="0" w:space="0" w:color="auto"/>
      </w:divBdr>
      <w:divsChild>
        <w:div w:id="750353446">
          <w:marLeft w:val="0"/>
          <w:marRight w:val="0"/>
          <w:marTop w:val="0"/>
          <w:marBottom w:val="0"/>
          <w:divBdr>
            <w:top w:val="none" w:sz="0" w:space="0" w:color="auto"/>
            <w:left w:val="none" w:sz="0" w:space="0" w:color="auto"/>
            <w:bottom w:val="none" w:sz="0" w:space="0" w:color="auto"/>
            <w:right w:val="none" w:sz="0" w:space="0" w:color="auto"/>
          </w:divBdr>
        </w:div>
        <w:div w:id="2089572976">
          <w:marLeft w:val="0"/>
          <w:marRight w:val="0"/>
          <w:marTop w:val="0"/>
          <w:marBottom w:val="0"/>
          <w:divBdr>
            <w:top w:val="none" w:sz="0" w:space="0" w:color="auto"/>
            <w:left w:val="none" w:sz="0" w:space="0" w:color="auto"/>
            <w:bottom w:val="none" w:sz="0" w:space="0" w:color="auto"/>
            <w:right w:val="none" w:sz="0" w:space="0" w:color="auto"/>
          </w:divBdr>
        </w:div>
      </w:divsChild>
    </w:div>
    <w:div w:id="427504879">
      <w:bodyDiv w:val="1"/>
      <w:marLeft w:val="0"/>
      <w:marRight w:val="0"/>
      <w:marTop w:val="0"/>
      <w:marBottom w:val="0"/>
      <w:divBdr>
        <w:top w:val="none" w:sz="0" w:space="0" w:color="auto"/>
        <w:left w:val="none" w:sz="0" w:space="0" w:color="auto"/>
        <w:bottom w:val="none" w:sz="0" w:space="0" w:color="auto"/>
        <w:right w:val="none" w:sz="0" w:space="0" w:color="auto"/>
      </w:divBdr>
      <w:divsChild>
        <w:div w:id="1239630245">
          <w:marLeft w:val="0"/>
          <w:marRight w:val="0"/>
          <w:marTop w:val="0"/>
          <w:marBottom w:val="0"/>
          <w:divBdr>
            <w:top w:val="none" w:sz="0" w:space="0" w:color="auto"/>
            <w:left w:val="none" w:sz="0" w:space="0" w:color="auto"/>
            <w:bottom w:val="none" w:sz="0" w:space="0" w:color="auto"/>
            <w:right w:val="none" w:sz="0" w:space="0" w:color="auto"/>
          </w:divBdr>
        </w:div>
        <w:div w:id="1905408361">
          <w:marLeft w:val="0"/>
          <w:marRight w:val="0"/>
          <w:marTop w:val="0"/>
          <w:marBottom w:val="0"/>
          <w:divBdr>
            <w:top w:val="none" w:sz="0" w:space="0" w:color="auto"/>
            <w:left w:val="none" w:sz="0" w:space="0" w:color="auto"/>
            <w:bottom w:val="none" w:sz="0" w:space="0" w:color="auto"/>
            <w:right w:val="none" w:sz="0" w:space="0" w:color="auto"/>
          </w:divBdr>
        </w:div>
      </w:divsChild>
    </w:div>
    <w:div w:id="537084540">
      <w:bodyDiv w:val="1"/>
      <w:marLeft w:val="0"/>
      <w:marRight w:val="0"/>
      <w:marTop w:val="0"/>
      <w:marBottom w:val="0"/>
      <w:divBdr>
        <w:top w:val="none" w:sz="0" w:space="0" w:color="auto"/>
        <w:left w:val="none" w:sz="0" w:space="0" w:color="auto"/>
        <w:bottom w:val="none" w:sz="0" w:space="0" w:color="auto"/>
        <w:right w:val="none" w:sz="0" w:space="0" w:color="auto"/>
      </w:divBdr>
      <w:divsChild>
        <w:div w:id="1218971322">
          <w:marLeft w:val="0"/>
          <w:marRight w:val="0"/>
          <w:marTop w:val="0"/>
          <w:marBottom w:val="0"/>
          <w:divBdr>
            <w:top w:val="none" w:sz="0" w:space="0" w:color="auto"/>
            <w:left w:val="none" w:sz="0" w:space="0" w:color="auto"/>
            <w:bottom w:val="none" w:sz="0" w:space="0" w:color="auto"/>
            <w:right w:val="none" w:sz="0" w:space="0" w:color="auto"/>
          </w:divBdr>
        </w:div>
        <w:div w:id="1906528257">
          <w:marLeft w:val="0"/>
          <w:marRight w:val="0"/>
          <w:marTop w:val="0"/>
          <w:marBottom w:val="0"/>
          <w:divBdr>
            <w:top w:val="none" w:sz="0" w:space="0" w:color="auto"/>
            <w:left w:val="none" w:sz="0" w:space="0" w:color="auto"/>
            <w:bottom w:val="none" w:sz="0" w:space="0" w:color="auto"/>
            <w:right w:val="none" w:sz="0" w:space="0" w:color="auto"/>
          </w:divBdr>
        </w:div>
      </w:divsChild>
    </w:div>
    <w:div w:id="541285149">
      <w:bodyDiv w:val="1"/>
      <w:marLeft w:val="0"/>
      <w:marRight w:val="0"/>
      <w:marTop w:val="0"/>
      <w:marBottom w:val="0"/>
      <w:divBdr>
        <w:top w:val="none" w:sz="0" w:space="0" w:color="auto"/>
        <w:left w:val="none" w:sz="0" w:space="0" w:color="auto"/>
        <w:bottom w:val="none" w:sz="0" w:space="0" w:color="auto"/>
        <w:right w:val="none" w:sz="0" w:space="0" w:color="auto"/>
      </w:divBdr>
      <w:divsChild>
        <w:div w:id="463735055">
          <w:marLeft w:val="0"/>
          <w:marRight w:val="0"/>
          <w:marTop w:val="0"/>
          <w:marBottom w:val="0"/>
          <w:divBdr>
            <w:top w:val="none" w:sz="0" w:space="0" w:color="auto"/>
            <w:left w:val="none" w:sz="0" w:space="0" w:color="auto"/>
            <w:bottom w:val="none" w:sz="0" w:space="0" w:color="auto"/>
            <w:right w:val="none" w:sz="0" w:space="0" w:color="auto"/>
          </w:divBdr>
        </w:div>
        <w:div w:id="785582371">
          <w:marLeft w:val="0"/>
          <w:marRight w:val="0"/>
          <w:marTop w:val="0"/>
          <w:marBottom w:val="0"/>
          <w:divBdr>
            <w:top w:val="none" w:sz="0" w:space="0" w:color="auto"/>
            <w:left w:val="none" w:sz="0" w:space="0" w:color="auto"/>
            <w:bottom w:val="none" w:sz="0" w:space="0" w:color="auto"/>
            <w:right w:val="none" w:sz="0" w:space="0" w:color="auto"/>
          </w:divBdr>
        </w:div>
      </w:divsChild>
    </w:div>
    <w:div w:id="592787995">
      <w:bodyDiv w:val="1"/>
      <w:marLeft w:val="0"/>
      <w:marRight w:val="0"/>
      <w:marTop w:val="0"/>
      <w:marBottom w:val="0"/>
      <w:divBdr>
        <w:top w:val="none" w:sz="0" w:space="0" w:color="auto"/>
        <w:left w:val="none" w:sz="0" w:space="0" w:color="auto"/>
        <w:bottom w:val="none" w:sz="0" w:space="0" w:color="auto"/>
        <w:right w:val="none" w:sz="0" w:space="0" w:color="auto"/>
      </w:divBdr>
      <w:divsChild>
        <w:div w:id="596787531">
          <w:marLeft w:val="0"/>
          <w:marRight w:val="0"/>
          <w:marTop w:val="0"/>
          <w:marBottom w:val="0"/>
          <w:divBdr>
            <w:top w:val="none" w:sz="0" w:space="0" w:color="auto"/>
            <w:left w:val="none" w:sz="0" w:space="0" w:color="auto"/>
            <w:bottom w:val="none" w:sz="0" w:space="0" w:color="auto"/>
            <w:right w:val="none" w:sz="0" w:space="0" w:color="auto"/>
          </w:divBdr>
        </w:div>
        <w:div w:id="2010207309">
          <w:marLeft w:val="0"/>
          <w:marRight w:val="0"/>
          <w:marTop w:val="0"/>
          <w:marBottom w:val="0"/>
          <w:divBdr>
            <w:top w:val="none" w:sz="0" w:space="0" w:color="auto"/>
            <w:left w:val="none" w:sz="0" w:space="0" w:color="auto"/>
            <w:bottom w:val="none" w:sz="0" w:space="0" w:color="auto"/>
            <w:right w:val="none" w:sz="0" w:space="0" w:color="auto"/>
          </w:divBdr>
        </w:div>
      </w:divsChild>
    </w:div>
    <w:div w:id="618686452">
      <w:bodyDiv w:val="1"/>
      <w:marLeft w:val="0"/>
      <w:marRight w:val="0"/>
      <w:marTop w:val="0"/>
      <w:marBottom w:val="0"/>
      <w:divBdr>
        <w:top w:val="none" w:sz="0" w:space="0" w:color="auto"/>
        <w:left w:val="none" w:sz="0" w:space="0" w:color="auto"/>
        <w:bottom w:val="none" w:sz="0" w:space="0" w:color="auto"/>
        <w:right w:val="none" w:sz="0" w:space="0" w:color="auto"/>
      </w:divBdr>
      <w:divsChild>
        <w:div w:id="478810385">
          <w:marLeft w:val="0"/>
          <w:marRight w:val="0"/>
          <w:marTop w:val="0"/>
          <w:marBottom w:val="0"/>
          <w:divBdr>
            <w:top w:val="none" w:sz="0" w:space="0" w:color="auto"/>
            <w:left w:val="none" w:sz="0" w:space="0" w:color="auto"/>
            <w:bottom w:val="none" w:sz="0" w:space="0" w:color="auto"/>
            <w:right w:val="none" w:sz="0" w:space="0" w:color="auto"/>
          </w:divBdr>
        </w:div>
        <w:div w:id="1262954613">
          <w:marLeft w:val="0"/>
          <w:marRight w:val="0"/>
          <w:marTop w:val="0"/>
          <w:marBottom w:val="0"/>
          <w:divBdr>
            <w:top w:val="none" w:sz="0" w:space="0" w:color="auto"/>
            <w:left w:val="none" w:sz="0" w:space="0" w:color="auto"/>
            <w:bottom w:val="none" w:sz="0" w:space="0" w:color="auto"/>
            <w:right w:val="none" w:sz="0" w:space="0" w:color="auto"/>
          </w:divBdr>
        </w:div>
      </w:divsChild>
    </w:div>
    <w:div w:id="659583530">
      <w:bodyDiv w:val="1"/>
      <w:marLeft w:val="0"/>
      <w:marRight w:val="0"/>
      <w:marTop w:val="0"/>
      <w:marBottom w:val="0"/>
      <w:divBdr>
        <w:top w:val="none" w:sz="0" w:space="0" w:color="auto"/>
        <w:left w:val="none" w:sz="0" w:space="0" w:color="auto"/>
        <w:bottom w:val="none" w:sz="0" w:space="0" w:color="auto"/>
        <w:right w:val="none" w:sz="0" w:space="0" w:color="auto"/>
      </w:divBdr>
      <w:divsChild>
        <w:div w:id="1422794008">
          <w:marLeft w:val="0"/>
          <w:marRight w:val="0"/>
          <w:marTop w:val="0"/>
          <w:marBottom w:val="0"/>
          <w:divBdr>
            <w:top w:val="none" w:sz="0" w:space="0" w:color="auto"/>
            <w:left w:val="none" w:sz="0" w:space="0" w:color="auto"/>
            <w:bottom w:val="none" w:sz="0" w:space="0" w:color="auto"/>
            <w:right w:val="none" w:sz="0" w:space="0" w:color="auto"/>
          </w:divBdr>
        </w:div>
        <w:div w:id="1856726045">
          <w:marLeft w:val="0"/>
          <w:marRight w:val="0"/>
          <w:marTop w:val="0"/>
          <w:marBottom w:val="0"/>
          <w:divBdr>
            <w:top w:val="none" w:sz="0" w:space="0" w:color="auto"/>
            <w:left w:val="none" w:sz="0" w:space="0" w:color="auto"/>
            <w:bottom w:val="none" w:sz="0" w:space="0" w:color="auto"/>
            <w:right w:val="none" w:sz="0" w:space="0" w:color="auto"/>
          </w:divBdr>
        </w:div>
      </w:divsChild>
    </w:div>
    <w:div w:id="665327127">
      <w:bodyDiv w:val="1"/>
      <w:marLeft w:val="0"/>
      <w:marRight w:val="0"/>
      <w:marTop w:val="0"/>
      <w:marBottom w:val="0"/>
      <w:divBdr>
        <w:top w:val="none" w:sz="0" w:space="0" w:color="auto"/>
        <w:left w:val="none" w:sz="0" w:space="0" w:color="auto"/>
        <w:bottom w:val="none" w:sz="0" w:space="0" w:color="auto"/>
        <w:right w:val="none" w:sz="0" w:space="0" w:color="auto"/>
      </w:divBdr>
      <w:divsChild>
        <w:div w:id="1341737823">
          <w:marLeft w:val="0"/>
          <w:marRight w:val="0"/>
          <w:marTop w:val="0"/>
          <w:marBottom w:val="0"/>
          <w:divBdr>
            <w:top w:val="none" w:sz="0" w:space="0" w:color="auto"/>
            <w:left w:val="none" w:sz="0" w:space="0" w:color="auto"/>
            <w:bottom w:val="none" w:sz="0" w:space="0" w:color="auto"/>
            <w:right w:val="none" w:sz="0" w:space="0" w:color="auto"/>
          </w:divBdr>
        </w:div>
        <w:div w:id="2074427799">
          <w:marLeft w:val="0"/>
          <w:marRight w:val="0"/>
          <w:marTop w:val="0"/>
          <w:marBottom w:val="0"/>
          <w:divBdr>
            <w:top w:val="none" w:sz="0" w:space="0" w:color="auto"/>
            <w:left w:val="none" w:sz="0" w:space="0" w:color="auto"/>
            <w:bottom w:val="none" w:sz="0" w:space="0" w:color="auto"/>
            <w:right w:val="none" w:sz="0" w:space="0" w:color="auto"/>
          </w:divBdr>
        </w:div>
      </w:divsChild>
    </w:div>
    <w:div w:id="665596728">
      <w:bodyDiv w:val="1"/>
      <w:marLeft w:val="0"/>
      <w:marRight w:val="0"/>
      <w:marTop w:val="0"/>
      <w:marBottom w:val="0"/>
      <w:divBdr>
        <w:top w:val="none" w:sz="0" w:space="0" w:color="auto"/>
        <w:left w:val="none" w:sz="0" w:space="0" w:color="auto"/>
        <w:bottom w:val="none" w:sz="0" w:space="0" w:color="auto"/>
        <w:right w:val="none" w:sz="0" w:space="0" w:color="auto"/>
      </w:divBdr>
      <w:divsChild>
        <w:div w:id="38746684">
          <w:marLeft w:val="0"/>
          <w:marRight w:val="0"/>
          <w:marTop w:val="0"/>
          <w:marBottom w:val="0"/>
          <w:divBdr>
            <w:top w:val="none" w:sz="0" w:space="0" w:color="auto"/>
            <w:left w:val="none" w:sz="0" w:space="0" w:color="auto"/>
            <w:bottom w:val="none" w:sz="0" w:space="0" w:color="auto"/>
            <w:right w:val="none" w:sz="0" w:space="0" w:color="auto"/>
          </w:divBdr>
        </w:div>
        <w:div w:id="1001154595">
          <w:marLeft w:val="0"/>
          <w:marRight w:val="0"/>
          <w:marTop w:val="0"/>
          <w:marBottom w:val="0"/>
          <w:divBdr>
            <w:top w:val="none" w:sz="0" w:space="0" w:color="auto"/>
            <w:left w:val="none" w:sz="0" w:space="0" w:color="auto"/>
            <w:bottom w:val="none" w:sz="0" w:space="0" w:color="auto"/>
            <w:right w:val="none" w:sz="0" w:space="0" w:color="auto"/>
          </w:divBdr>
        </w:div>
      </w:divsChild>
    </w:div>
    <w:div w:id="755135002">
      <w:bodyDiv w:val="1"/>
      <w:marLeft w:val="0"/>
      <w:marRight w:val="0"/>
      <w:marTop w:val="0"/>
      <w:marBottom w:val="0"/>
      <w:divBdr>
        <w:top w:val="none" w:sz="0" w:space="0" w:color="auto"/>
        <w:left w:val="none" w:sz="0" w:space="0" w:color="auto"/>
        <w:bottom w:val="none" w:sz="0" w:space="0" w:color="auto"/>
        <w:right w:val="none" w:sz="0" w:space="0" w:color="auto"/>
      </w:divBdr>
      <w:divsChild>
        <w:div w:id="898906037">
          <w:marLeft w:val="0"/>
          <w:marRight w:val="0"/>
          <w:marTop w:val="0"/>
          <w:marBottom w:val="0"/>
          <w:divBdr>
            <w:top w:val="none" w:sz="0" w:space="0" w:color="auto"/>
            <w:left w:val="none" w:sz="0" w:space="0" w:color="auto"/>
            <w:bottom w:val="none" w:sz="0" w:space="0" w:color="auto"/>
            <w:right w:val="none" w:sz="0" w:space="0" w:color="auto"/>
          </w:divBdr>
        </w:div>
        <w:div w:id="919145197">
          <w:marLeft w:val="0"/>
          <w:marRight w:val="0"/>
          <w:marTop w:val="0"/>
          <w:marBottom w:val="0"/>
          <w:divBdr>
            <w:top w:val="none" w:sz="0" w:space="0" w:color="auto"/>
            <w:left w:val="none" w:sz="0" w:space="0" w:color="auto"/>
            <w:bottom w:val="none" w:sz="0" w:space="0" w:color="auto"/>
            <w:right w:val="none" w:sz="0" w:space="0" w:color="auto"/>
          </w:divBdr>
        </w:div>
      </w:divsChild>
    </w:div>
    <w:div w:id="755177419">
      <w:bodyDiv w:val="1"/>
      <w:marLeft w:val="0"/>
      <w:marRight w:val="0"/>
      <w:marTop w:val="0"/>
      <w:marBottom w:val="0"/>
      <w:divBdr>
        <w:top w:val="none" w:sz="0" w:space="0" w:color="auto"/>
        <w:left w:val="none" w:sz="0" w:space="0" w:color="auto"/>
        <w:bottom w:val="none" w:sz="0" w:space="0" w:color="auto"/>
        <w:right w:val="none" w:sz="0" w:space="0" w:color="auto"/>
      </w:divBdr>
      <w:divsChild>
        <w:div w:id="1962957491">
          <w:marLeft w:val="0"/>
          <w:marRight w:val="0"/>
          <w:marTop w:val="0"/>
          <w:marBottom w:val="0"/>
          <w:divBdr>
            <w:top w:val="none" w:sz="0" w:space="0" w:color="auto"/>
            <w:left w:val="none" w:sz="0" w:space="0" w:color="auto"/>
            <w:bottom w:val="none" w:sz="0" w:space="0" w:color="auto"/>
            <w:right w:val="none" w:sz="0" w:space="0" w:color="auto"/>
          </w:divBdr>
        </w:div>
        <w:div w:id="1986885019">
          <w:marLeft w:val="0"/>
          <w:marRight w:val="0"/>
          <w:marTop w:val="0"/>
          <w:marBottom w:val="0"/>
          <w:divBdr>
            <w:top w:val="none" w:sz="0" w:space="0" w:color="auto"/>
            <w:left w:val="none" w:sz="0" w:space="0" w:color="auto"/>
            <w:bottom w:val="none" w:sz="0" w:space="0" w:color="auto"/>
            <w:right w:val="none" w:sz="0" w:space="0" w:color="auto"/>
          </w:divBdr>
        </w:div>
      </w:divsChild>
    </w:div>
    <w:div w:id="778915498">
      <w:bodyDiv w:val="1"/>
      <w:marLeft w:val="0"/>
      <w:marRight w:val="0"/>
      <w:marTop w:val="0"/>
      <w:marBottom w:val="0"/>
      <w:divBdr>
        <w:top w:val="none" w:sz="0" w:space="0" w:color="auto"/>
        <w:left w:val="none" w:sz="0" w:space="0" w:color="auto"/>
        <w:bottom w:val="none" w:sz="0" w:space="0" w:color="auto"/>
        <w:right w:val="none" w:sz="0" w:space="0" w:color="auto"/>
      </w:divBdr>
      <w:divsChild>
        <w:div w:id="989943705">
          <w:marLeft w:val="0"/>
          <w:marRight w:val="0"/>
          <w:marTop w:val="0"/>
          <w:marBottom w:val="0"/>
          <w:divBdr>
            <w:top w:val="none" w:sz="0" w:space="0" w:color="auto"/>
            <w:left w:val="none" w:sz="0" w:space="0" w:color="auto"/>
            <w:bottom w:val="none" w:sz="0" w:space="0" w:color="auto"/>
            <w:right w:val="none" w:sz="0" w:space="0" w:color="auto"/>
          </w:divBdr>
          <w:divsChild>
            <w:div w:id="1747847437">
              <w:marLeft w:val="0"/>
              <w:marRight w:val="0"/>
              <w:marTop w:val="0"/>
              <w:marBottom w:val="0"/>
              <w:divBdr>
                <w:top w:val="none" w:sz="0" w:space="0" w:color="auto"/>
                <w:left w:val="none" w:sz="0" w:space="0" w:color="auto"/>
                <w:bottom w:val="none" w:sz="0" w:space="0" w:color="auto"/>
                <w:right w:val="none" w:sz="0" w:space="0" w:color="auto"/>
              </w:divBdr>
              <w:divsChild>
                <w:div w:id="45332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10667">
      <w:bodyDiv w:val="1"/>
      <w:marLeft w:val="0"/>
      <w:marRight w:val="0"/>
      <w:marTop w:val="0"/>
      <w:marBottom w:val="0"/>
      <w:divBdr>
        <w:top w:val="none" w:sz="0" w:space="0" w:color="auto"/>
        <w:left w:val="none" w:sz="0" w:space="0" w:color="auto"/>
        <w:bottom w:val="none" w:sz="0" w:space="0" w:color="auto"/>
        <w:right w:val="none" w:sz="0" w:space="0" w:color="auto"/>
      </w:divBdr>
      <w:divsChild>
        <w:div w:id="341708635">
          <w:marLeft w:val="0"/>
          <w:marRight w:val="0"/>
          <w:marTop w:val="0"/>
          <w:marBottom w:val="0"/>
          <w:divBdr>
            <w:top w:val="none" w:sz="0" w:space="0" w:color="auto"/>
            <w:left w:val="none" w:sz="0" w:space="0" w:color="auto"/>
            <w:bottom w:val="none" w:sz="0" w:space="0" w:color="auto"/>
            <w:right w:val="none" w:sz="0" w:space="0" w:color="auto"/>
          </w:divBdr>
        </w:div>
        <w:div w:id="786050619">
          <w:marLeft w:val="0"/>
          <w:marRight w:val="0"/>
          <w:marTop w:val="0"/>
          <w:marBottom w:val="0"/>
          <w:divBdr>
            <w:top w:val="none" w:sz="0" w:space="0" w:color="auto"/>
            <w:left w:val="none" w:sz="0" w:space="0" w:color="auto"/>
            <w:bottom w:val="none" w:sz="0" w:space="0" w:color="auto"/>
            <w:right w:val="none" w:sz="0" w:space="0" w:color="auto"/>
          </w:divBdr>
        </w:div>
      </w:divsChild>
    </w:div>
    <w:div w:id="859516392">
      <w:bodyDiv w:val="1"/>
      <w:marLeft w:val="0"/>
      <w:marRight w:val="0"/>
      <w:marTop w:val="0"/>
      <w:marBottom w:val="0"/>
      <w:divBdr>
        <w:top w:val="none" w:sz="0" w:space="0" w:color="auto"/>
        <w:left w:val="none" w:sz="0" w:space="0" w:color="auto"/>
        <w:bottom w:val="none" w:sz="0" w:space="0" w:color="auto"/>
        <w:right w:val="none" w:sz="0" w:space="0" w:color="auto"/>
      </w:divBdr>
      <w:divsChild>
        <w:div w:id="1953659677">
          <w:marLeft w:val="0"/>
          <w:marRight w:val="0"/>
          <w:marTop w:val="0"/>
          <w:marBottom w:val="0"/>
          <w:divBdr>
            <w:top w:val="none" w:sz="0" w:space="0" w:color="auto"/>
            <w:left w:val="none" w:sz="0" w:space="0" w:color="auto"/>
            <w:bottom w:val="none" w:sz="0" w:space="0" w:color="auto"/>
            <w:right w:val="none" w:sz="0" w:space="0" w:color="auto"/>
          </w:divBdr>
        </w:div>
      </w:divsChild>
    </w:div>
    <w:div w:id="891842775">
      <w:bodyDiv w:val="1"/>
      <w:marLeft w:val="0"/>
      <w:marRight w:val="0"/>
      <w:marTop w:val="0"/>
      <w:marBottom w:val="0"/>
      <w:divBdr>
        <w:top w:val="none" w:sz="0" w:space="0" w:color="auto"/>
        <w:left w:val="none" w:sz="0" w:space="0" w:color="auto"/>
        <w:bottom w:val="none" w:sz="0" w:space="0" w:color="auto"/>
        <w:right w:val="none" w:sz="0" w:space="0" w:color="auto"/>
      </w:divBdr>
      <w:divsChild>
        <w:div w:id="543057175">
          <w:marLeft w:val="0"/>
          <w:marRight w:val="0"/>
          <w:marTop w:val="0"/>
          <w:marBottom w:val="0"/>
          <w:divBdr>
            <w:top w:val="none" w:sz="0" w:space="0" w:color="auto"/>
            <w:left w:val="none" w:sz="0" w:space="0" w:color="auto"/>
            <w:bottom w:val="none" w:sz="0" w:space="0" w:color="auto"/>
            <w:right w:val="none" w:sz="0" w:space="0" w:color="auto"/>
          </w:divBdr>
        </w:div>
        <w:div w:id="1253515224">
          <w:marLeft w:val="0"/>
          <w:marRight w:val="0"/>
          <w:marTop w:val="0"/>
          <w:marBottom w:val="0"/>
          <w:divBdr>
            <w:top w:val="none" w:sz="0" w:space="0" w:color="auto"/>
            <w:left w:val="none" w:sz="0" w:space="0" w:color="auto"/>
            <w:bottom w:val="none" w:sz="0" w:space="0" w:color="auto"/>
            <w:right w:val="none" w:sz="0" w:space="0" w:color="auto"/>
          </w:divBdr>
        </w:div>
      </w:divsChild>
    </w:div>
    <w:div w:id="910388252">
      <w:bodyDiv w:val="1"/>
      <w:marLeft w:val="0"/>
      <w:marRight w:val="0"/>
      <w:marTop w:val="0"/>
      <w:marBottom w:val="0"/>
      <w:divBdr>
        <w:top w:val="none" w:sz="0" w:space="0" w:color="auto"/>
        <w:left w:val="none" w:sz="0" w:space="0" w:color="auto"/>
        <w:bottom w:val="none" w:sz="0" w:space="0" w:color="auto"/>
        <w:right w:val="none" w:sz="0" w:space="0" w:color="auto"/>
      </w:divBdr>
      <w:divsChild>
        <w:div w:id="285817221">
          <w:marLeft w:val="0"/>
          <w:marRight w:val="0"/>
          <w:marTop w:val="0"/>
          <w:marBottom w:val="0"/>
          <w:divBdr>
            <w:top w:val="none" w:sz="0" w:space="0" w:color="auto"/>
            <w:left w:val="none" w:sz="0" w:space="0" w:color="auto"/>
            <w:bottom w:val="none" w:sz="0" w:space="0" w:color="auto"/>
            <w:right w:val="none" w:sz="0" w:space="0" w:color="auto"/>
          </w:divBdr>
        </w:div>
        <w:div w:id="1661688302">
          <w:marLeft w:val="0"/>
          <w:marRight w:val="0"/>
          <w:marTop w:val="0"/>
          <w:marBottom w:val="0"/>
          <w:divBdr>
            <w:top w:val="none" w:sz="0" w:space="0" w:color="auto"/>
            <w:left w:val="none" w:sz="0" w:space="0" w:color="auto"/>
            <w:bottom w:val="none" w:sz="0" w:space="0" w:color="auto"/>
            <w:right w:val="none" w:sz="0" w:space="0" w:color="auto"/>
          </w:divBdr>
        </w:div>
      </w:divsChild>
    </w:div>
    <w:div w:id="916406280">
      <w:bodyDiv w:val="1"/>
      <w:marLeft w:val="0"/>
      <w:marRight w:val="0"/>
      <w:marTop w:val="0"/>
      <w:marBottom w:val="0"/>
      <w:divBdr>
        <w:top w:val="none" w:sz="0" w:space="0" w:color="auto"/>
        <w:left w:val="none" w:sz="0" w:space="0" w:color="auto"/>
        <w:bottom w:val="none" w:sz="0" w:space="0" w:color="auto"/>
        <w:right w:val="none" w:sz="0" w:space="0" w:color="auto"/>
      </w:divBdr>
      <w:divsChild>
        <w:div w:id="410280094">
          <w:marLeft w:val="0"/>
          <w:marRight w:val="0"/>
          <w:marTop w:val="0"/>
          <w:marBottom w:val="0"/>
          <w:divBdr>
            <w:top w:val="none" w:sz="0" w:space="0" w:color="auto"/>
            <w:left w:val="none" w:sz="0" w:space="0" w:color="auto"/>
            <w:bottom w:val="none" w:sz="0" w:space="0" w:color="auto"/>
            <w:right w:val="none" w:sz="0" w:space="0" w:color="auto"/>
          </w:divBdr>
          <w:divsChild>
            <w:div w:id="969096320">
              <w:marLeft w:val="0"/>
              <w:marRight w:val="0"/>
              <w:marTop w:val="0"/>
              <w:marBottom w:val="0"/>
              <w:divBdr>
                <w:top w:val="none" w:sz="0" w:space="0" w:color="auto"/>
                <w:left w:val="none" w:sz="0" w:space="0" w:color="auto"/>
                <w:bottom w:val="none" w:sz="0" w:space="0" w:color="auto"/>
                <w:right w:val="none" w:sz="0" w:space="0" w:color="auto"/>
              </w:divBdr>
              <w:divsChild>
                <w:div w:id="11840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174440">
      <w:bodyDiv w:val="1"/>
      <w:marLeft w:val="0"/>
      <w:marRight w:val="0"/>
      <w:marTop w:val="0"/>
      <w:marBottom w:val="0"/>
      <w:divBdr>
        <w:top w:val="none" w:sz="0" w:space="0" w:color="auto"/>
        <w:left w:val="none" w:sz="0" w:space="0" w:color="auto"/>
        <w:bottom w:val="none" w:sz="0" w:space="0" w:color="auto"/>
        <w:right w:val="none" w:sz="0" w:space="0" w:color="auto"/>
      </w:divBdr>
      <w:divsChild>
        <w:div w:id="1708405061">
          <w:marLeft w:val="0"/>
          <w:marRight w:val="0"/>
          <w:marTop w:val="0"/>
          <w:marBottom w:val="0"/>
          <w:divBdr>
            <w:top w:val="none" w:sz="0" w:space="0" w:color="auto"/>
            <w:left w:val="none" w:sz="0" w:space="0" w:color="auto"/>
            <w:bottom w:val="none" w:sz="0" w:space="0" w:color="auto"/>
            <w:right w:val="none" w:sz="0" w:space="0" w:color="auto"/>
          </w:divBdr>
        </w:div>
      </w:divsChild>
    </w:div>
    <w:div w:id="1055618159">
      <w:bodyDiv w:val="1"/>
      <w:marLeft w:val="0"/>
      <w:marRight w:val="0"/>
      <w:marTop w:val="0"/>
      <w:marBottom w:val="0"/>
      <w:divBdr>
        <w:top w:val="none" w:sz="0" w:space="0" w:color="auto"/>
        <w:left w:val="none" w:sz="0" w:space="0" w:color="auto"/>
        <w:bottom w:val="none" w:sz="0" w:space="0" w:color="auto"/>
        <w:right w:val="none" w:sz="0" w:space="0" w:color="auto"/>
      </w:divBdr>
      <w:divsChild>
        <w:div w:id="1384056487">
          <w:marLeft w:val="0"/>
          <w:marRight w:val="0"/>
          <w:marTop w:val="0"/>
          <w:marBottom w:val="0"/>
          <w:divBdr>
            <w:top w:val="none" w:sz="0" w:space="0" w:color="auto"/>
            <w:left w:val="none" w:sz="0" w:space="0" w:color="auto"/>
            <w:bottom w:val="none" w:sz="0" w:space="0" w:color="auto"/>
            <w:right w:val="none" w:sz="0" w:space="0" w:color="auto"/>
          </w:divBdr>
        </w:div>
        <w:div w:id="2051220004">
          <w:marLeft w:val="0"/>
          <w:marRight w:val="0"/>
          <w:marTop w:val="0"/>
          <w:marBottom w:val="0"/>
          <w:divBdr>
            <w:top w:val="none" w:sz="0" w:space="0" w:color="auto"/>
            <w:left w:val="none" w:sz="0" w:space="0" w:color="auto"/>
            <w:bottom w:val="none" w:sz="0" w:space="0" w:color="auto"/>
            <w:right w:val="none" w:sz="0" w:space="0" w:color="auto"/>
          </w:divBdr>
        </w:div>
      </w:divsChild>
    </w:div>
    <w:div w:id="1133643726">
      <w:bodyDiv w:val="1"/>
      <w:marLeft w:val="0"/>
      <w:marRight w:val="0"/>
      <w:marTop w:val="0"/>
      <w:marBottom w:val="0"/>
      <w:divBdr>
        <w:top w:val="none" w:sz="0" w:space="0" w:color="auto"/>
        <w:left w:val="none" w:sz="0" w:space="0" w:color="auto"/>
        <w:bottom w:val="none" w:sz="0" w:space="0" w:color="auto"/>
        <w:right w:val="none" w:sz="0" w:space="0" w:color="auto"/>
      </w:divBdr>
      <w:divsChild>
        <w:div w:id="1183471180">
          <w:marLeft w:val="0"/>
          <w:marRight w:val="0"/>
          <w:marTop w:val="0"/>
          <w:marBottom w:val="0"/>
          <w:divBdr>
            <w:top w:val="none" w:sz="0" w:space="0" w:color="auto"/>
            <w:left w:val="none" w:sz="0" w:space="0" w:color="auto"/>
            <w:bottom w:val="none" w:sz="0" w:space="0" w:color="auto"/>
            <w:right w:val="none" w:sz="0" w:space="0" w:color="auto"/>
          </w:divBdr>
        </w:div>
        <w:div w:id="1792433390">
          <w:marLeft w:val="0"/>
          <w:marRight w:val="0"/>
          <w:marTop w:val="0"/>
          <w:marBottom w:val="0"/>
          <w:divBdr>
            <w:top w:val="none" w:sz="0" w:space="0" w:color="auto"/>
            <w:left w:val="none" w:sz="0" w:space="0" w:color="auto"/>
            <w:bottom w:val="none" w:sz="0" w:space="0" w:color="auto"/>
            <w:right w:val="none" w:sz="0" w:space="0" w:color="auto"/>
          </w:divBdr>
        </w:div>
      </w:divsChild>
    </w:div>
    <w:div w:id="1149637762">
      <w:bodyDiv w:val="1"/>
      <w:marLeft w:val="0"/>
      <w:marRight w:val="0"/>
      <w:marTop w:val="0"/>
      <w:marBottom w:val="0"/>
      <w:divBdr>
        <w:top w:val="none" w:sz="0" w:space="0" w:color="auto"/>
        <w:left w:val="none" w:sz="0" w:space="0" w:color="auto"/>
        <w:bottom w:val="none" w:sz="0" w:space="0" w:color="auto"/>
        <w:right w:val="none" w:sz="0" w:space="0" w:color="auto"/>
      </w:divBdr>
      <w:divsChild>
        <w:div w:id="254244113">
          <w:marLeft w:val="0"/>
          <w:marRight w:val="0"/>
          <w:marTop w:val="0"/>
          <w:marBottom w:val="0"/>
          <w:divBdr>
            <w:top w:val="none" w:sz="0" w:space="0" w:color="auto"/>
            <w:left w:val="none" w:sz="0" w:space="0" w:color="auto"/>
            <w:bottom w:val="none" w:sz="0" w:space="0" w:color="auto"/>
            <w:right w:val="none" w:sz="0" w:space="0" w:color="auto"/>
          </w:divBdr>
        </w:div>
        <w:div w:id="674646093">
          <w:marLeft w:val="0"/>
          <w:marRight w:val="0"/>
          <w:marTop w:val="0"/>
          <w:marBottom w:val="0"/>
          <w:divBdr>
            <w:top w:val="none" w:sz="0" w:space="0" w:color="auto"/>
            <w:left w:val="none" w:sz="0" w:space="0" w:color="auto"/>
            <w:bottom w:val="none" w:sz="0" w:space="0" w:color="auto"/>
            <w:right w:val="none" w:sz="0" w:space="0" w:color="auto"/>
          </w:divBdr>
        </w:div>
      </w:divsChild>
    </w:div>
    <w:div w:id="1171063621">
      <w:bodyDiv w:val="1"/>
      <w:marLeft w:val="0"/>
      <w:marRight w:val="0"/>
      <w:marTop w:val="0"/>
      <w:marBottom w:val="0"/>
      <w:divBdr>
        <w:top w:val="none" w:sz="0" w:space="0" w:color="auto"/>
        <w:left w:val="none" w:sz="0" w:space="0" w:color="auto"/>
        <w:bottom w:val="none" w:sz="0" w:space="0" w:color="auto"/>
        <w:right w:val="none" w:sz="0" w:space="0" w:color="auto"/>
      </w:divBdr>
      <w:divsChild>
        <w:div w:id="487675999">
          <w:marLeft w:val="0"/>
          <w:marRight w:val="0"/>
          <w:marTop w:val="0"/>
          <w:marBottom w:val="0"/>
          <w:divBdr>
            <w:top w:val="none" w:sz="0" w:space="0" w:color="auto"/>
            <w:left w:val="none" w:sz="0" w:space="0" w:color="auto"/>
            <w:bottom w:val="none" w:sz="0" w:space="0" w:color="auto"/>
            <w:right w:val="none" w:sz="0" w:space="0" w:color="auto"/>
          </w:divBdr>
        </w:div>
        <w:div w:id="785973265">
          <w:marLeft w:val="0"/>
          <w:marRight w:val="0"/>
          <w:marTop w:val="0"/>
          <w:marBottom w:val="0"/>
          <w:divBdr>
            <w:top w:val="none" w:sz="0" w:space="0" w:color="auto"/>
            <w:left w:val="none" w:sz="0" w:space="0" w:color="auto"/>
            <w:bottom w:val="none" w:sz="0" w:space="0" w:color="auto"/>
            <w:right w:val="none" w:sz="0" w:space="0" w:color="auto"/>
          </w:divBdr>
        </w:div>
      </w:divsChild>
    </w:div>
    <w:div w:id="1200824809">
      <w:bodyDiv w:val="1"/>
      <w:marLeft w:val="0"/>
      <w:marRight w:val="0"/>
      <w:marTop w:val="0"/>
      <w:marBottom w:val="0"/>
      <w:divBdr>
        <w:top w:val="none" w:sz="0" w:space="0" w:color="auto"/>
        <w:left w:val="none" w:sz="0" w:space="0" w:color="auto"/>
        <w:bottom w:val="none" w:sz="0" w:space="0" w:color="auto"/>
        <w:right w:val="none" w:sz="0" w:space="0" w:color="auto"/>
      </w:divBdr>
      <w:divsChild>
        <w:div w:id="40790455">
          <w:marLeft w:val="0"/>
          <w:marRight w:val="0"/>
          <w:marTop w:val="0"/>
          <w:marBottom w:val="0"/>
          <w:divBdr>
            <w:top w:val="none" w:sz="0" w:space="0" w:color="auto"/>
            <w:left w:val="none" w:sz="0" w:space="0" w:color="auto"/>
            <w:bottom w:val="none" w:sz="0" w:space="0" w:color="auto"/>
            <w:right w:val="none" w:sz="0" w:space="0" w:color="auto"/>
          </w:divBdr>
        </w:div>
        <w:div w:id="1215965576">
          <w:marLeft w:val="0"/>
          <w:marRight w:val="0"/>
          <w:marTop w:val="0"/>
          <w:marBottom w:val="0"/>
          <w:divBdr>
            <w:top w:val="none" w:sz="0" w:space="0" w:color="auto"/>
            <w:left w:val="none" w:sz="0" w:space="0" w:color="auto"/>
            <w:bottom w:val="none" w:sz="0" w:space="0" w:color="auto"/>
            <w:right w:val="none" w:sz="0" w:space="0" w:color="auto"/>
          </w:divBdr>
        </w:div>
      </w:divsChild>
    </w:div>
    <w:div w:id="1250894171">
      <w:bodyDiv w:val="1"/>
      <w:marLeft w:val="0"/>
      <w:marRight w:val="0"/>
      <w:marTop w:val="0"/>
      <w:marBottom w:val="0"/>
      <w:divBdr>
        <w:top w:val="none" w:sz="0" w:space="0" w:color="auto"/>
        <w:left w:val="none" w:sz="0" w:space="0" w:color="auto"/>
        <w:bottom w:val="none" w:sz="0" w:space="0" w:color="auto"/>
        <w:right w:val="none" w:sz="0" w:space="0" w:color="auto"/>
      </w:divBdr>
      <w:divsChild>
        <w:div w:id="108552318">
          <w:marLeft w:val="0"/>
          <w:marRight w:val="0"/>
          <w:marTop w:val="0"/>
          <w:marBottom w:val="0"/>
          <w:divBdr>
            <w:top w:val="none" w:sz="0" w:space="0" w:color="auto"/>
            <w:left w:val="none" w:sz="0" w:space="0" w:color="auto"/>
            <w:bottom w:val="none" w:sz="0" w:space="0" w:color="auto"/>
            <w:right w:val="none" w:sz="0" w:space="0" w:color="auto"/>
          </w:divBdr>
        </w:div>
        <w:div w:id="2029484286">
          <w:marLeft w:val="0"/>
          <w:marRight w:val="0"/>
          <w:marTop w:val="0"/>
          <w:marBottom w:val="0"/>
          <w:divBdr>
            <w:top w:val="none" w:sz="0" w:space="0" w:color="auto"/>
            <w:left w:val="none" w:sz="0" w:space="0" w:color="auto"/>
            <w:bottom w:val="none" w:sz="0" w:space="0" w:color="auto"/>
            <w:right w:val="none" w:sz="0" w:space="0" w:color="auto"/>
          </w:divBdr>
        </w:div>
      </w:divsChild>
    </w:div>
    <w:div w:id="1254850446">
      <w:bodyDiv w:val="1"/>
      <w:marLeft w:val="0"/>
      <w:marRight w:val="0"/>
      <w:marTop w:val="0"/>
      <w:marBottom w:val="0"/>
      <w:divBdr>
        <w:top w:val="none" w:sz="0" w:space="0" w:color="auto"/>
        <w:left w:val="none" w:sz="0" w:space="0" w:color="auto"/>
        <w:bottom w:val="none" w:sz="0" w:space="0" w:color="auto"/>
        <w:right w:val="none" w:sz="0" w:space="0" w:color="auto"/>
      </w:divBdr>
      <w:divsChild>
        <w:div w:id="1190292399">
          <w:marLeft w:val="0"/>
          <w:marRight w:val="0"/>
          <w:marTop w:val="0"/>
          <w:marBottom w:val="0"/>
          <w:divBdr>
            <w:top w:val="none" w:sz="0" w:space="0" w:color="auto"/>
            <w:left w:val="none" w:sz="0" w:space="0" w:color="auto"/>
            <w:bottom w:val="none" w:sz="0" w:space="0" w:color="auto"/>
            <w:right w:val="none" w:sz="0" w:space="0" w:color="auto"/>
          </w:divBdr>
        </w:div>
        <w:div w:id="1477449685">
          <w:marLeft w:val="0"/>
          <w:marRight w:val="0"/>
          <w:marTop w:val="0"/>
          <w:marBottom w:val="0"/>
          <w:divBdr>
            <w:top w:val="none" w:sz="0" w:space="0" w:color="auto"/>
            <w:left w:val="none" w:sz="0" w:space="0" w:color="auto"/>
            <w:bottom w:val="none" w:sz="0" w:space="0" w:color="auto"/>
            <w:right w:val="none" w:sz="0" w:space="0" w:color="auto"/>
          </w:divBdr>
        </w:div>
      </w:divsChild>
    </w:div>
    <w:div w:id="1330864446">
      <w:bodyDiv w:val="1"/>
      <w:marLeft w:val="0"/>
      <w:marRight w:val="0"/>
      <w:marTop w:val="0"/>
      <w:marBottom w:val="0"/>
      <w:divBdr>
        <w:top w:val="none" w:sz="0" w:space="0" w:color="auto"/>
        <w:left w:val="none" w:sz="0" w:space="0" w:color="auto"/>
        <w:bottom w:val="none" w:sz="0" w:space="0" w:color="auto"/>
        <w:right w:val="none" w:sz="0" w:space="0" w:color="auto"/>
      </w:divBdr>
      <w:divsChild>
        <w:div w:id="198470665">
          <w:marLeft w:val="0"/>
          <w:marRight w:val="0"/>
          <w:marTop w:val="0"/>
          <w:marBottom w:val="0"/>
          <w:divBdr>
            <w:top w:val="none" w:sz="0" w:space="0" w:color="auto"/>
            <w:left w:val="none" w:sz="0" w:space="0" w:color="auto"/>
            <w:bottom w:val="none" w:sz="0" w:space="0" w:color="auto"/>
            <w:right w:val="none" w:sz="0" w:space="0" w:color="auto"/>
          </w:divBdr>
        </w:div>
        <w:div w:id="409695247">
          <w:marLeft w:val="0"/>
          <w:marRight w:val="0"/>
          <w:marTop w:val="0"/>
          <w:marBottom w:val="0"/>
          <w:divBdr>
            <w:top w:val="none" w:sz="0" w:space="0" w:color="auto"/>
            <w:left w:val="none" w:sz="0" w:space="0" w:color="auto"/>
            <w:bottom w:val="none" w:sz="0" w:space="0" w:color="auto"/>
            <w:right w:val="none" w:sz="0" w:space="0" w:color="auto"/>
          </w:divBdr>
        </w:div>
      </w:divsChild>
    </w:div>
    <w:div w:id="1370371950">
      <w:bodyDiv w:val="1"/>
      <w:marLeft w:val="0"/>
      <w:marRight w:val="0"/>
      <w:marTop w:val="0"/>
      <w:marBottom w:val="0"/>
      <w:divBdr>
        <w:top w:val="none" w:sz="0" w:space="0" w:color="auto"/>
        <w:left w:val="none" w:sz="0" w:space="0" w:color="auto"/>
        <w:bottom w:val="none" w:sz="0" w:space="0" w:color="auto"/>
        <w:right w:val="none" w:sz="0" w:space="0" w:color="auto"/>
      </w:divBdr>
      <w:divsChild>
        <w:div w:id="1364400553">
          <w:marLeft w:val="0"/>
          <w:marRight w:val="0"/>
          <w:marTop w:val="0"/>
          <w:marBottom w:val="0"/>
          <w:divBdr>
            <w:top w:val="none" w:sz="0" w:space="0" w:color="auto"/>
            <w:left w:val="none" w:sz="0" w:space="0" w:color="auto"/>
            <w:bottom w:val="none" w:sz="0" w:space="0" w:color="auto"/>
            <w:right w:val="none" w:sz="0" w:space="0" w:color="auto"/>
          </w:divBdr>
        </w:div>
        <w:div w:id="1738164384">
          <w:marLeft w:val="0"/>
          <w:marRight w:val="0"/>
          <w:marTop w:val="0"/>
          <w:marBottom w:val="0"/>
          <w:divBdr>
            <w:top w:val="none" w:sz="0" w:space="0" w:color="auto"/>
            <w:left w:val="none" w:sz="0" w:space="0" w:color="auto"/>
            <w:bottom w:val="none" w:sz="0" w:space="0" w:color="auto"/>
            <w:right w:val="none" w:sz="0" w:space="0" w:color="auto"/>
          </w:divBdr>
        </w:div>
      </w:divsChild>
    </w:div>
    <w:div w:id="1449932062">
      <w:bodyDiv w:val="1"/>
      <w:marLeft w:val="0"/>
      <w:marRight w:val="0"/>
      <w:marTop w:val="0"/>
      <w:marBottom w:val="0"/>
      <w:divBdr>
        <w:top w:val="none" w:sz="0" w:space="0" w:color="auto"/>
        <w:left w:val="none" w:sz="0" w:space="0" w:color="auto"/>
        <w:bottom w:val="none" w:sz="0" w:space="0" w:color="auto"/>
        <w:right w:val="none" w:sz="0" w:space="0" w:color="auto"/>
      </w:divBdr>
      <w:divsChild>
        <w:div w:id="1424646550">
          <w:marLeft w:val="0"/>
          <w:marRight w:val="0"/>
          <w:marTop w:val="0"/>
          <w:marBottom w:val="0"/>
          <w:divBdr>
            <w:top w:val="none" w:sz="0" w:space="0" w:color="auto"/>
            <w:left w:val="none" w:sz="0" w:space="0" w:color="auto"/>
            <w:bottom w:val="none" w:sz="0" w:space="0" w:color="auto"/>
            <w:right w:val="none" w:sz="0" w:space="0" w:color="auto"/>
          </w:divBdr>
        </w:div>
        <w:div w:id="1845783185">
          <w:marLeft w:val="0"/>
          <w:marRight w:val="0"/>
          <w:marTop w:val="0"/>
          <w:marBottom w:val="0"/>
          <w:divBdr>
            <w:top w:val="none" w:sz="0" w:space="0" w:color="auto"/>
            <w:left w:val="none" w:sz="0" w:space="0" w:color="auto"/>
            <w:bottom w:val="none" w:sz="0" w:space="0" w:color="auto"/>
            <w:right w:val="none" w:sz="0" w:space="0" w:color="auto"/>
          </w:divBdr>
        </w:div>
      </w:divsChild>
    </w:div>
    <w:div w:id="1456487181">
      <w:bodyDiv w:val="1"/>
      <w:marLeft w:val="0"/>
      <w:marRight w:val="0"/>
      <w:marTop w:val="0"/>
      <w:marBottom w:val="0"/>
      <w:divBdr>
        <w:top w:val="none" w:sz="0" w:space="0" w:color="auto"/>
        <w:left w:val="none" w:sz="0" w:space="0" w:color="auto"/>
        <w:bottom w:val="none" w:sz="0" w:space="0" w:color="auto"/>
        <w:right w:val="none" w:sz="0" w:space="0" w:color="auto"/>
      </w:divBdr>
      <w:divsChild>
        <w:div w:id="523714749">
          <w:marLeft w:val="0"/>
          <w:marRight w:val="0"/>
          <w:marTop w:val="0"/>
          <w:marBottom w:val="0"/>
          <w:divBdr>
            <w:top w:val="none" w:sz="0" w:space="0" w:color="auto"/>
            <w:left w:val="none" w:sz="0" w:space="0" w:color="auto"/>
            <w:bottom w:val="none" w:sz="0" w:space="0" w:color="auto"/>
            <w:right w:val="none" w:sz="0" w:space="0" w:color="auto"/>
          </w:divBdr>
        </w:div>
        <w:div w:id="698511820">
          <w:marLeft w:val="0"/>
          <w:marRight w:val="0"/>
          <w:marTop w:val="0"/>
          <w:marBottom w:val="0"/>
          <w:divBdr>
            <w:top w:val="none" w:sz="0" w:space="0" w:color="auto"/>
            <w:left w:val="none" w:sz="0" w:space="0" w:color="auto"/>
            <w:bottom w:val="none" w:sz="0" w:space="0" w:color="auto"/>
            <w:right w:val="none" w:sz="0" w:space="0" w:color="auto"/>
          </w:divBdr>
        </w:div>
      </w:divsChild>
    </w:div>
    <w:div w:id="1549075013">
      <w:bodyDiv w:val="1"/>
      <w:marLeft w:val="0"/>
      <w:marRight w:val="0"/>
      <w:marTop w:val="0"/>
      <w:marBottom w:val="0"/>
      <w:divBdr>
        <w:top w:val="none" w:sz="0" w:space="0" w:color="auto"/>
        <w:left w:val="none" w:sz="0" w:space="0" w:color="auto"/>
        <w:bottom w:val="none" w:sz="0" w:space="0" w:color="auto"/>
        <w:right w:val="none" w:sz="0" w:space="0" w:color="auto"/>
      </w:divBdr>
      <w:divsChild>
        <w:div w:id="1348024483">
          <w:marLeft w:val="0"/>
          <w:marRight w:val="0"/>
          <w:marTop w:val="0"/>
          <w:marBottom w:val="0"/>
          <w:divBdr>
            <w:top w:val="none" w:sz="0" w:space="0" w:color="auto"/>
            <w:left w:val="none" w:sz="0" w:space="0" w:color="auto"/>
            <w:bottom w:val="none" w:sz="0" w:space="0" w:color="auto"/>
            <w:right w:val="none" w:sz="0" w:space="0" w:color="auto"/>
          </w:divBdr>
        </w:div>
        <w:div w:id="1535653504">
          <w:marLeft w:val="0"/>
          <w:marRight w:val="0"/>
          <w:marTop w:val="0"/>
          <w:marBottom w:val="0"/>
          <w:divBdr>
            <w:top w:val="none" w:sz="0" w:space="0" w:color="auto"/>
            <w:left w:val="none" w:sz="0" w:space="0" w:color="auto"/>
            <w:bottom w:val="none" w:sz="0" w:space="0" w:color="auto"/>
            <w:right w:val="none" w:sz="0" w:space="0" w:color="auto"/>
          </w:divBdr>
        </w:div>
      </w:divsChild>
    </w:div>
    <w:div w:id="1567254872">
      <w:bodyDiv w:val="1"/>
      <w:marLeft w:val="0"/>
      <w:marRight w:val="0"/>
      <w:marTop w:val="0"/>
      <w:marBottom w:val="0"/>
      <w:divBdr>
        <w:top w:val="none" w:sz="0" w:space="0" w:color="auto"/>
        <w:left w:val="none" w:sz="0" w:space="0" w:color="auto"/>
        <w:bottom w:val="none" w:sz="0" w:space="0" w:color="auto"/>
        <w:right w:val="none" w:sz="0" w:space="0" w:color="auto"/>
      </w:divBdr>
      <w:divsChild>
        <w:div w:id="850608195">
          <w:marLeft w:val="0"/>
          <w:marRight w:val="0"/>
          <w:marTop w:val="0"/>
          <w:marBottom w:val="0"/>
          <w:divBdr>
            <w:top w:val="none" w:sz="0" w:space="0" w:color="auto"/>
            <w:left w:val="none" w:sz="0" w:space="0" w:color="auto"/>
            <w:bottom w:val="none" w:sz="0" w:space="0" w:color="auto"/>
            <w:right w:val="none" w:sz="0" w:space="0" w:color="auto"/>
          </w:divBdr>
        </w:div>
        <w:div w:id="1593586457">
          <w:marLeft w:val="0"/>
          <w:marRight w:val="0"/>
          <w:marTop w:val="0"/>
          <w:marBottom w:val="0"/>
          <w:divBdr>
            <w:top w:val="none" w:sz="0" w:space="0" w:color="auto"/>
            <w:left w:val="none" w:sz="0" w:space="0" w:color="auto"/>
            <w:bottom w:val="none" w:sz="0" w:space="0" w:color="auto"/>
            <w:right w:val="none" w:sz="0" w:space="0" w:color="auto"/>
          </w:divBdr>
        </w:div>
      </w:divsChild>
    </w:div>
    <w:div w:id="1654410355">
      <w:bodyDiv w:val="1"/>
      <w:marLeft w:val="0"/>
      <w:marRight w:val="0"/>
      <w:marTop w:val="0"/>
      <w:marBottom w:val="0"/>
      <w:divBdr>
        <w:top w:val="none" w:sz="0" w:space="0" w:color="auto"/>
        <w:left w:val="none" w:sz="0" w:space="0" w:color="auto"/>
        <w:bottom w:val="none" w:sz="0" w:space="0" w:color="auto"/>
        <w:right w:val="none" w:sz="0" w:space="0" w:color="auto"/>
      </w:divBdr>
      <w:divsChild>
        <w:div w:id="761225375">
          <w:marLeft w:val="0"/>
          <w:marRight w:val="0"/>
          <w:marTop w:val="0"/>
          <w:marBottom w:val="0"/>
          <w:divBdr>
            <w:top w:val="none" w:sz="0" w:space="0" w:color="auto"/>
            <w:left w:val="none" w:sz="0" w:space="0" w:color="auto"/>
            <w:bottom w:val="none" w:sz="0" w:space="0" w:color="auto"/>
            <w:right w:val="none" w:sz="0" w:space="0" w:color="auto"/>
          </w:divBdr>
        </w:div>
        <w:div w:id="1836913052">
          <w:marLeft w:val="0"/>
          <w:marRight w:val="0"/>
          <w:marTop w:val="0"/>
          <w:marBottom w:val="0"/>
          <w:divBdr>
            <w:top w:val="none" w:sz="0" w:space="0" w:color="auto"/>
            <w:left w:val="none" w:sz="0" w:space="0" w:color="auto"/>
            <w:bottom w:val="none" w:sz="0" w:space="0" w:color="auto"/>
            <w:right w:val="none" w:sz="0" w:space="0" w:color="auto"/>
          </w:divBdr>
        </w:div>
      </w:divsChild>
    </w:div>
    <w:div w:id="1729036641">
      <w:bodyDiv w:val="1"/>
      <w:marLeft w:val="0"/>
      <w:marRight w:val="0"/>
      <w:marTop w:val="0"/>
      <w:marBottom w:val="0"/>
      <w:divBdr>
        <w:top w:val="none" w:sz="0" w:space="0" w:color="auto"/>
        <w:left w:val="none" w:sz="0" w:space="0" w:color="auto"/>
        <w:bottom w:val="none" w:sz="0" w:space="0" w:color="auto"/>
        <w:right w:val="none" w:sz="0" w:space="0" w:color="auto"/>
      </w:divBdr>
      <w:divsChild>
        <w:div w:id="320543465">
          <w:marLeft w:val="0"/>
          <w:marRight w:val="0"/>
          <w:marTop w:val="0"/>
          <w:marBottom w:val="0"/>
          <w:divBdr>
            <w:top w:val="none" w:sz="0" w:space="0" w:color="auto"/>
            <w:left w:val="none" w:sz="0" w:space="0" w:color="auto"/>
            <w:bottom w:val="none" w:sz="0" w:space="0" w:color="auto"/>
            <w:right w:val="none" w:sz="0" w:space="0" w:color="auto"/>
          </w:divBdr>
        </w:div>
        <w:div w:id="948387761">
          <w:marLeft w:val="0"/>
          <w:marRight w:val="0"/>
          <w:marTop w:val="0"/>
          <w:marBottom w:val="0"/>
          <w:divBdr>
            <w:top w:val="none" w:sz="0" w:space="0" w:color="auto"/>
            <w:left w:val="none" w:sz="0" w:space="0" w:color="auto"/>
            <w:bottom w:val="none" w:sz="0" w:space="0" w:color="auto"/>
            <w:right w:val="none" w:sz="0" w:space="0" w:color="auto"/>
          </w:divBdr>
        </w:div>
      </w:divsChild>
    </w:div>
    <w:div w:id="1753698568">
      <w:bodyDiv w:val="1"/>
      <w:marLeft w:val="0"/>
      <w:marRight w:val="0"/>
      <w:marTop w:val="0"/>
      <w:marBottom w:val="0"/>
      <w:divBdr>
        <w:top w:val="none" w:sz="0" w:space="0" w:color="auto"/>
        <w:left w:val="none" w:sz="0" w:space="0" w:color="auto"/>
        <w:bottom w:val="none" w:sz="0" w:space="0" w:color="auto"/>
        <w:right w:val="none" w:sz="0" w:space="0" w:color="auto"/>
      </w:divBdr>
      <w:divsChild>
        <w:div w:id="305088652">
          <w:marLeft w:val="0"/>
          <w:marRight w:val="0"/>
          <w:marTop w:val="0"/>
          <w:marBottom w:val="0"/>
          <w:divBdr>
            <w:top w:val="none" w:sz="0" w:space="0" w:color="auto"/>
            <w:left w:val="none" w:sz="0" w:space="0" w:color="auto"/>
            <w:bottom w:val="none" w:sz="0" w:space="0" w:color="auto"/>
            <w:right w:val="none" w:sz="0" w:space="0" w:color="auto"/>
          </w:divBdr>
        </w:div>
        <w:div w:id="1037196227">
          <w:marLeft w:val="0"/>
          <w:marRight w:val="0"/>
          <w:marTop w:val="0"/>
          <w:marBottom w:val="0"/>
          <w:divBdr>
            <w:top w:val="none" w:sz="0" w:space="0" w:color="auto"/>
            <w:left w:val="none" w:sz="0" w:space="0" w:color="auto"/>
            <w:bottom w:val="none" w:sz="0" w:space="0" w:color="auto"/>
            <w:right w:val="none" w:sz="0" w:space="0" w:color="auto"/>
          </w:divBdr>
        </w:div>
      </w:divsChild>
    </w:div>
    <w:div w:id="1804618151">
      <w:bodyDiv w:val="1"/>
      <w:marLeft w:val="0"/>
      <w:marRight w:val="0"/>
      <w:marTop w:val="0"/>
      <w:marBottom w:val="0"/>
      <w:divBdr>
        <w:top w:val="none" w:sz="0" w:space="0" w:color="auto"/>
        <w:left w:val="none" w:sz="0" w:space="0" w:color="auto"/>
        <w:bottom w:val="none" w:sz="0" w:space="0" w:color="auto"/>
        <w:right w:val="none" w:sz="0" w:space="0" w:color="auto"/>
      </w:divBdr>
      <w:divsChild>
        <w:div w:id="638995810">
          <w:marLeft w:val="0"/>
          <w:marRight w:val="0"/>
          <w:marTop w:val="0"/>
          <w:marBottom w:val="0"/>
          <w:divBdr>
            <w:top w:val="none" w:sz="0" w:space="0" w:color="auto"/>
            <w:left w:val="none" w:sz="0" w:space="0" w:color="auto"/>
            <w:bottom w:val="none" w:sz="0" w:space="0" w:color="auto"/>
            <w:right w:val="none" w:sz="0" w:space="0" w:color="auto"/>
          </w:divBdr>
        </w:div>
        <w:div w:id="1516194147">
          <w:marLeft w:val="0"/>
          <w:marRight w:val="0"/>
          <w:marTop w:val="0"/>
          <w:marBottom w:val="0"/>
          <w:divBdr>
            <w:top w:val="none" w:sz="0" w:space="0" w:color="auto"/>
            <w:left w:val="none" w:sz="0" w:space="0" w:color="auto"/>
            <w:bottom w:val="none" w:sz="0" w:space="0" w:color="auto"/>
            <w:right w:val="none" w:sz="0" w:space="0" w:color="auto"/>
          </w:divBdr>
        </w:div>
      </w:divsChild>
    </w:div>
    <w:div w:id="1868519459">
      <w:bodyDiv w:val="1"/>
      <w:marLeft w:val="0"/>
      <w:marRight w:val="0"/>
      <w:marTop w:val="0"/>
      <w:marBottom w:val="0"/>
      <w:divBdr>
        <w:top w:val="none" w:sz="0" w:space="0" w:color="auto"/>
        <w:left w:val="none" w:sz="0" w:space="0" w:color="auto"/>
        <w:bottom w:val="none" w:sz="0" w:space="0" w:color="auto"/>
        <w:right w:val="none" w:sz="0" w:space="0" w:color="auto"/>
      </w:divBdr>
      <w:divsChild>
        <w:div w:id="1449467672">
          <w:marLeft w:val="0"/>
          <w:marRight w:val="0"/>
          <w:marTop w:val="0"/>
          <w:marBottom w:val="0"/>
          <w:divBdr>
            <w:top w:val="none" w:sz="0" w:space="0" w:color="auto"/>
            <w:left w:val="none" w:sz="0" w:space="0" w:color="auto"/>
            <w:bottom w:val="none" w:sz="0" w:space="0" w:color="auto"/>
            <w:right w:val="none" w:sz="0" w:space="0" w:color="auto"/>
          </w:divBdr>
        </w:div>
        <w:div w:id="1514955792">
          <w:marLeft w:val="0"/>
          <w:marRight w:val="0"/>
          <w:marTop w:val="0"/>
          <w:marBottom w:val="0"/>
          <w:divBdr>
            <w:top w:val="none" w:sz="0" w:space="0" w:color="auto"/>
            <w:left w:val="none" w:sz="0" w:space="0" w:color="auto"/>
            <w:bottom w:val="none" w:sz="0" w:space="0" w:color="auto"/>
            <w:right w:val="none" w:sz="0" w:space="0" w:color="auto"/>
          </w:divBdr>
        </w:div>
      </w:divsChild>
    </w:div>
    <w:div w:id="1894124007">
      <w:bodyDiv w:val="1"/>
      <w:marLeft w:val="0"/>
      <w:marRight w:val="0"/>
      <w:marTop w:val="0"/>
      <w:marBottom w:val="0"/>
      <w:divBdr>
        <w:top w:val="none" w:sz="0" w:space="0" w:color="auto"/>
        <w:left w:val="none" w:sz="0" w:space="0" w:color="auto"/>
        <w:bottom w:val="none" w:sz="0" w:space="0" w:color="auto"/>
        <w:right w:val="none" w:sz="0" w:space="0" w:color="auto"/>
      </w:divBdr>
      <w:divsChild>
        <w:div w:id="295837754">
          <w:marLeft w:val="0"/>
          <w:marRight w:val="0"/>
          <w:marTop w:val="0"/>
          <w:marBottom w:val="0"/>
          <w:divBdr>
            <w:top w:val="none" w:sz="0" w:space="0" w:color="auto"/>
            <w:left w:val="none" w:sz="0" w:space="0" w:color="auto"/>
            <w:bottom w:val="none" w:sz="0" w:space="0" w:color="auto"/>
            <w:right w:val="none" w:sz="0" w:space="0" w:color="auto"/>
          </w:divBdr>
        </w:div>
        <w:div w:id="440952176">
          <w:marLeft w:val="0"/>
          <w:marRight w:val="0"/>
          <w:marTop w:val="0"/>
          <w:marBottom w:val="0"/>
          <w:divBdr>
            <w:top w:val="none" w:sz="0" w:space="0" w:color="auto"/>
            <w:left w:val="none" w:sz="0" w:space="0" w:color="auto"/>
            <w:bottom w:val="none" w:sz="0" w:space="0" w:color="auto"/>
            <w:right w:val="none" w:sz="0" w:space="0" w:color="auto"/>
          </w:divBdr>
        </w:div>
      </w:divsChild>
    </w:div>
    <w:div w:id="1941642560">
      <w:bodyDiv w:val="1"/>
      <w:marLeft w:val="0"/>
      <w:marRight w:val="0"/>
      <w:marTop w:val="0"/>
      <w:marBottom w:val="0"/>
      <w:divBdr>
        <w:top w:val="none" w:sz="0" w:space="0" w:color="auto"/>
        <w:left w:val="none" w:sz="0" w:space="0" w:color="auto"/>
        <w:bottom w:val="none" w:sz="0" w:space="0" w:color="auto"/>
        <w:right w:val="none" w:sz="0" w:space="0" w:color="auto"/>
      </w:divBdr>
      <w:divsChild>
        <w:div w:id="273824401">
          <w:marLeft w:val="0"/>
          <w:marRight w:val="0"/>
          <w:marTop w:val="0"/>
          <w:marBottom w:val="0"/>
          <w:divBdr>
            <w:top w:val="none" w:sz="0" w:space="0" w:color="auto"/>
            <w:left w:val="none" w:sz="0" w:space="0" w:color="auto"/>
            <w:bottom w:val="none" w:sz="0" w:space="0" w:color="auto"/>
            <w:right w:val="none" w:sz="0" w:space="0" w:color="auto"/>
          </w:divBdr>
        </w:div>
        <w:div w:id="1937518839">
          <w:marLeft w:val="0"/>
          <w:marRight w:val="0"/>
          <w:marTop w:val="0"/>
          <w:marBottom w:val="0"/>
          <w:divBdr>
            <w:top w:val="none" w:sz="0" w:space="0" w:color="auto"/>
            <w:left w:val="none" w:sz="0" w:space="0" w:color="auto"/>
            <w:bottom w:val="none" w:sz="0" w:space="0" w:color="auto"/>
            <w:right w:val="none" w:sz="0" w:space="0" w:color="auto"/>
          </w:divBdr>
        </w:div>
      </w:divsChild>
    </w:div>
    <w:div w:id="1958484976">
      <w:bodyDiv w:val="1"/>
      <w:marLeft w:val="0"/>
      <w:marRight w:val="0"/>
      <w:marTop w:val="0"/>
      <w:marBottom w:val="0"/>
      <w:divBdr>
        <w:top w:val="none" w:sz="0" w:space="0" w:color="auto"/>
        <w:left w:val="none" w:sz="0" w:space="0" w:color="auto"/>
        <w:bottom w:val="none" w:sz="0" w:space="0" w:color="auto"/>
        <w:right w:val="none" w:sz="0" w:space="0" w:color="auto"/>
      </w:divBdr>
      <w:divsChild>
        <w:div w:id="107742500">
          <w:marLeft w:val="0"/>
          <w:marRight w:val="0"/>
          <w:marTop w:val="0"/>
          <w:marBottom w:val="0"/>
          <w:divBdr>
            <w:top w:val="none" w:sz="0" w:space="0" w:color="auto"/>
            <w:left w:val="none" w:sz="0" w:space="0" w:color="auto"/>
            <w:bottom w:val="none" w:sz="0" w:space="0" w:color="auto"/>
            <w:right w:val="none" w:sz="0" w:space="0" w:color="auto"/>
          </w:divBdr>
        </w:div>
        <w:div w:id="974680532">
          <w:marLeft w:val="0"/>
          <w:marRight w:val="0"/>
          <w:marTop w:val="0"/>
          <w:marBottom w:val="0"/>
          <w:divBdr>
            <w:top w:val="none" w:sz="0" w:space="0" w:color="auto"/>
            <w:left w:val="none" w:sz="0" w:space="0" w:color="auto"/>
            <w:bottom w:val="none" w:sz="0" w:space="0" w:color="auto"/>
            <w:right w:val="none" w:sz="0" w:space="0" w:color="auto"/>
          </w:divBdr>
        </w:div>
      </w:divsChild>
    </w:div>
    <w:div w:id="1996489345">
      <w:bodyDiv w:val="1"/>
      <w:marLeft w:val="0"/>
      <w:marRight w:val="0"/>
      <w:marTop w:val="0"/>
      <w:marBottom w:val="0"/>
      <w:divBdr>
        <w:top w:val="none" w:sz="0" w:space="0" w:color="auto"/>
        <w:left w:val="none" w:sz="0" w:space="0" w:color="auto"/>
        <w:bottom w:val="none" w:sz="0" w:space="0" w:color="auto"/>
        <w:right w:val="none" w:sz="0" w:space="0" w:color="auto"/>
      </w:divBdr>
      <w:divsChild>
        <w:div w:id="783382776">
          <w:marLeft w:val="0"/>
          <w:marRight w:val="0"/>
          <w:marTop w:val="0"/>
          <w:marBottom w:val="0"/>
          <w:divBdr>
            <w:top w:val="none" w:sz="0" w:space="0" w:color="auto"/>
            <w:left w:val="none" w:sz="0" w:space="0" w:color="auto"/>
            <w:bottom w:val="none" w:sz="0" w:space="0" w:color="auto"/>
            <w:right w:val="none" w:sz="0" w:space="0" w:color="auto"/>
          </w:divBdr>
        </w:div>
        <w:div w:id="1921132995">
          <w:marLeft w:val="0"/>
          <w:marRight w:val="0"/>
          <w:marTop w:val="0"/>
          <w:marBottom w:val="0"/>
          <w:divBdr>
            <w:top w:val="none" w:sz="0" w:space="0" w:color="auto"/>
            <w:left w:val="none" w:sz="0" w:space="0" w:color="auto"/>
            <w:bottom w:val="none" w:sz="0" w:space="0" w:color="auto"/>
            <w:right w:val="none" w:sz="0" w:space="0" w:color="auto"/>
          </w:divBdr>
        </w:div>
      </w:divsChild>
    </w:div>
    <w:div w:id="2097704277">
      <w:bodyDiv w:val="1"/>
      <w:marLeft w:val="0"/>
      <w:marRight w:val="0"/>
      <w:marTop w:val="0"/>
      <w:marBottom w:val="0"/>
      <w:divBdr>
        <w:top w:val="none" w:sz="0" w:space="0" w:color="auto"/>
        <w:left w:val="none" w:sz="0" w:space="0" w:color="auto"/>
        <w:bottom w:val="none" w:sz="0" w:space="0" w:color="auto"/>
        <w:right w:val="none" w:sz="0" w:space="0" w:color="auto"/>
      </w:divBdr>
      <w:divsChild>
        <w:div w:id="1390764255">
          <w:marLeft w:val="0"/>
          <w:marRight w:val="0"/>
          <w:marTop w:val="0"/>
          <w:marBottom w:val="0"/>
          <w:divBdr>
            <w:top w:val="none" w:sz="0" w:space="0" w:color="auto"/>
            <w:left w:val="none" w:sz="0" w:space="0" w:color="auto"/>
            <w:bottom w:val="none" w:sz="0" w:space="0" w:color="auto"/>
            <w:right w:val="none" w:sz="0" w:space="0" w:color="auto"/>
          </w:divBdr>
        </w:div>
        <w:div w:id="1805855205">
          <w:marLeft w:val="0"/>
          <w:marRight w:val="0"/>
          <w:marTop w:val="0"/>
          <w:marBottom w:val="0"/>
          <w:divBdr>
            <w:top w:val="none" w:sz="0" w:space="0" w:color="auto"/>
            <w:left w:val="none" w:sz="0" w:space="0" w:color="auto"/>
            <w:bottom w:val="none" w:sz="0" w:space="0" w:color="auto"/>
            <w:right w:val="none" w:sz="0" w:space="0" w:color="auto"/>
          </w:divBdr>
        </w:div>
      </w:divsChild>
    </w:div>
    <w:div w:id="2108496420">
      <w:bodyDiv w:val="1"/>
      <w:marLeft w:val="0"/>
      <w:marRight w:val="0"/>
      <w:marTop w:val="0"/>
      <w:marBottom w:val="0"/>
      <w:divBdr>
        <w:top w:val="none" w:sz="0" w:space="0" w:color="auto"/>
        <w:left w:val="none" w:sz="0" w:space="0" w:color="auto"/>
        <w:bottom w:val="none" w:sz="0" w:space="0" w:color="auto"/>
        <w:right w:val="none" w:sz="0" w:space="0" w:color="auto"/>
      </w:divBdr>
      <w:divsChild>
        <w:div w:id="74204696">
          <w:marLeft w:val="0"/>
          <w:marRight w:val="0"/>
          <w:marTop w:val="0"/>
          <w:marBottom w:val="0"/>
          <w:divBdr>
            <w:top w:val="none" w:sz="0" w:space="0" w:color="auto"/>
            <w:left w:val="none" w:sz="0" w:space="0" w:color="auto"/>
            <w:bottom w:val="none" w:sz="0" w:space="0" w:color="auto"/>
            <w:right w:val="none" w:sz="0" w:space="0" w:color="auto"/>
          </w:divBdr>
        </w:div>
        <w:div w:id="659695308">
          <w:marLeft w:val="0"/>
          <w:marRight w:val="0"/>
          <w:marTop w:val="0"/>
          <w:marBottom w:val="0"/>
          <w:divBdr>
            <w:top w:val="none" w:sz="0" w:space="0" w:color="auto"/>
            <w:left w:val="none" w:sz="0" w:space="0" w:color="auto"/>
            <w:bottom w:val="none" w:sz="0" w:space="0" w:color="auto"/>
            <w:right w:val="none" w:sz="0" w:space="0" w:color="auto"/>
          </w:divBdr>
        </w:div>
      </w:divsChild>
    </w:div>
    <w:div w:id="2142722149">
      <w:bodyDiv w:val="1"/>
      <w:marLeft w:val="0"/>
      <w:marRight w:val="0"/>
      <w:marTop w:val="0"/>
      <w:marBottom w:val="0"/>
      <w:divBdr>
        <w:top w:val="none" w:sz="0" w:space="0" w:color="auto"/>
        <w:left w:val="none" w:sz="0" w:space="0" w:color="auto"/>
        <w:bottom w:val="none" w:sz="0" w:space="0" w:color="auto"/>
        <w:right w:val="none" w:sz="0" w:space="0" w:color="auto"/>
      </w:divBdr>
      <w:divsChild>
        <w:div w:id="1329090152">
          <w:marLeft w:val="0"/>
          <w:marRight w:val="0"/>
          <w:marTop w:val="0"/>
          <w:marBottom w:val="0"/>
          <w:divBdr>
            <w:top w:val="none" w:sz="0" w:space="0" w:color="auto"/>
            <w:left w:val="none" w:sz="0" w:space="0" w:color="auto"/>
            <w:bottom w:val="none" w:sz="0" w:space="0" w:color="auto"/>
            <w:right w:val="none" w:sz="0" w:space="0" w:color="auto"/>
          </w:divBdr>
        </w:div>
        <w:div w:id="1551184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westminster.ac.uk/about-us/our-university/our-heritag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20</Pages>
  <Words>9778</Words>
  <Characters>12027</Characters>
  <Application>Microsoft Office Word</Application>
  <DocSecurity>0</DocSecurity>
  <Lines>445</Lines>
  <Paragraphs>411</Paragraphs>
  <ScaleCrop>false</ScaleCrop>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Liu, Jiatong</cp:lastModifiedBy>
  <cp:revision>5</cp:revision>
  <dcterms:created xsi:type="dcterms:W3CDTF">2023-09-06T18:44:00Z</dcterms:created>
  <dcterms:modified xsi:type="dcterms:W3CDTF">2023-09-19T17:17:00Z</dcterms:modified>
</cp:coreProperties>
</file>